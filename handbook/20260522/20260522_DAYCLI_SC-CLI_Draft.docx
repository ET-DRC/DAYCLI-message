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864D9D" w14:textId="760DC399" w:rsidR="00117C0D" w:rsidRDefault="00892E34" w:rsidP="009737D6">
      <w:pPr>
        <w:pStyle w:val="Titre"/>
        <w:jc w:val="center"/>
        <w:rPr>
          <w:rFonts w:cstheme="majorHAnsi"/>
          <w:color w:val="4472C4" w:themeColor="accent1"/>
          <w:sz w:val="40"/>
          <w:szCs w:val="40"/>
          <w:lang w:val="en-US"/>
        </w:rPr>
      </w:pPr>
      <w:bookmarkStart w:id="0" w:name="_Hlk223084241"/>
      <w:r w:rsidRPr="002E006C">
        <w:rPr>
          <w:rFonts w:cstheme="majorHAnsi"/>
          <w:color w:val="4472C4" w:themeColor="accent1"/>
          <w:sz w:val="40"/>
          <w:szCs w:val="40"/>
          <w:lang w:val="en-US"/>
        </w:rPr>
        <w:t xml:space="preserve">DAYCLI: </w:t>
      </w:r>
      <w:r w:rsidR="00117C0D" w:rsidRPr="002E006C">
        <w:rPr>
          <w:rFonts w:cstheme="majorHAnsi"/>
          <w:color w:val="4472C4" w:themeColor="accent1"/>
          <w:sz w:val="40"/>
          <w:szCs w:val="40"/>
          <w:lang w:val="en-US"/>
        </w:rPr>
        <w:t>Production and reporting of daily summar</w:t>
      </w:r>
      <w:r w:rsidR="00067E1F" w:rsidRPr="002E006C">
        <w:rPr>
          <w:rFonts w:cstheme="majorHAnsi"/>
          <w:color w:val="4472C4" w:themeColor="accent1"/>
          <w:sz w:val="40"/>
          <w:szCs w:val="40"/>
          <w:lang w:val="en-US"/>
        </w:rPr>
        <w:t>ies</w:t>
      </w:r>
      <w:r w:rsidR="00134837">
        <w:rPr>
          <w:rFonts w:cstheme="majorHAnsi"/>
          <w:color w:val="4472C4" w:themeColor="accent1"/>
          <w:sz w:val="40"/>
          <w:szCs w:val="40"/>
          <w:lang w:val="en-US"/>
        </w:rPr>
        <w:br/>
      </w:r>
      <w:r w:rsidR="003F4EF8" w:rsidRPr="002E006C">
        <w:rPr>
          <w:rFonts w:cstheme="majorHAnsi"/>
          <w:color w:val="4472C4" w:themeColor="accent1"/>
          <w:sz w:val="40"/>
          <w:szCs w:val="40"/>
          <w:lang w:val="en-US"/>
        </w:rPr>
        <w:t xml:space="preserve">for </w:t>
      </w:r>
      <w:r w:rsidR="00E87602">
        <w:rPr>
          <w:rFonts w:cstheme="majorHAnsi"/>
          <w:color w:val="4472C4" w:themeColor="accent1"/>
          <w:sz w:val="40"/>
          <w:szCs w:val="40"/>
          <w:lang w:val="en-US"/>
        </w:rPr>
        <w:t>s</w:t>
      </w:r>
      <w:r w:rsidRPr="002E006C">
        <w:rPr>
          <w:rFonts w:cstheme="majorHAnsi"/>
          <w:color w:val="4472C4" w:themeColor="accent1"/>
          <w:sz w:val="40"/>
          <w:szCs w:val="40"/>
          <w:lang w:val="en-US"/>
        </w:rPr>
        <w:t xml:space="preserve">urface </w:t>
      </w:r>
      <w:r w:rsidR="00E87602">
        <w:rPr>
          <w:rFonts w:cstheme="majorHAnsi"/>
          <w:color w:val="4472C4" w:themeColor="accent1"/>
          <w:sz w:val="40"/>
          <w:szCs w:val="40"/>
          <w:lang w:val="en-US"/>
        </w:rPr>
        <w:t>f</w:t>
      </w:r>
      <w:r w:rsidRPr="002E006C">
        <w:rPr>
          <w:rFonts w:cstheme="majorHAnsi"/>
          <w:color w:val="4472C4" w:themeColor="accent1"/>
          <w:sz w:val="40"/>
          <w:szCs w:val="40"/>
          <w:lang w:val="en-US"/>
        </w:rPr>
        <w:t xml:space="preserve">ixed </w:t>
      </w:r>
      <w:r w:rsidR="003F4EF8" w:rsidRPr="002E006C">
        <w:rPr>
          <w:rFonts w:cstheme="majorHAnsi"/>
          <w:color w:val="4472C4" w:themeColor="accent1"/>
          <w:sz w:val="40"/>
          <w:szCs w:val="40"/>
          <w:lang w:val="en-US"/>
        </w:rPr>
        <w:t xml:space="preserve">land stations </w:t>
      </w:r>
    </w:p>
    <w:p w14:paraId="0915C2FD" w14:textId="6A24DC6C" w:rsidR="00F64FDE" w:rsidRDefault="006B05C7" w:rsidP="006B05C7">
      <w:pPr>
        <w:tabs>
          <w:tab w:val="left" w:pos="9354"/>
        </w:tabs>
        <w:rPr>
          <w:lang w:val="en-US"/>
        </w:rPr>
      </w:pPr>
      <w:r>
        <w:rPr>
          <w:lang w:val="en-US"/>
        </w:rPr>
        <w:tab/>
      </w:r>
    </w:p>
    <w:p w14:paraId="7294662F" w14:textId="4221008D" w:rsidR="00F64FDE" w:rsidRDefault="00F64FDE" w:rsidP="00F64FDE">
      <w:pPr>
        <w:rPr>
          <w:lang w:val="en-US"/>
        </w:rPr>
      </w:pPr>
    </w:p>
    <w:p w14:paraId="41012793" w14:textId="3BB01261" w:rsidR="007036A5" w:rsidRDefault="00F67642">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r>
        <w:rPr>
          <w:b w:val="0"/>
          <w:bCs w:val="0"/>
          <w:caps w:val="0"/>
          <w:lang w:val="en-US"/>
        </w:rPr>
        <w:fldChar w:fldCharType="begin"/>
      </w:r>
      <w:r>
        <w:rPr>
          <w:b w:val="0"/>
          <w:bCs w:val="0"/>
          <w:caps w:val="0"/>
          <w:lang w:val="en-US"/>
        </w:rPr>
        <w:instrText xml:space="preserve"> TOC \o "1-3" \h \z \u </w:instrText>
      </w:r>
      <w:r>
        <w:rPr>
          <w:b w:val="0"/>
          <w:bCs w:val="0"/>
          <w:caps w:val="0"/>
          <w:lang w:val="en-US"/>
        </w:rPr>
        <w:fldChar w:fldCharType="separate"/>
      </w:r>
      <w:hyperlink w:anchor="_Toc230335776" w:history="1">
        <w:r w:rsidR="007036A5" w:rsidRPr="00F46932">
          <w:rPr>
            <w:rStyle w:val="Lienhypertexte"/>
            <w:noProof/>
            <w:lang w:val="en-US"/>
          </w:rPr>
          <w:t>1</w:t>
        </w:r>
        <w:r w:rsidR="007036A5">
          <w:rPr>
            <w:rFonts w:eastAsiaTheme="minorEastAsia" w:cstheme="minorBidi"/>
            <w:b w:val="0"/>
            <w:bCs w:val="0"/>
            <w:caps w:val="0"/>
            <w:noProof/>
            <w:kern w:val="0"/>
            <w:sz w:val="22"/>
            <w:szCs w:val="22"/>
            <w:lang w:val="fr-FR" w:eastAsia="fr-FR"/>
            <w14:ligatures w14:val="none"/>
          </w:rPr>
          <w:tab/>
        </w:r>
        <w:r w:rsidR="007036A5" w:rsidRPr="00F46932">
          <w:rPr>
            <w:rStyle w:val="Lienhypertexte"/>
            <w:noProof/>
            <w:lang w:val="en-US"/>
          </w:rPr>
          <w:t>Purpose of the DAYCLI Guidelines</w:t>
        </w:r>
        <w:r w:rsidR="007036A5">
          <w:rPr>
            <w:noProof/>
            <w:webHidden/>
          </w:rPr>
          <w:tab/>
        </w:r>
        <w:r w:rsidR="007036A5">
          <w:rPr>
            <w:noProof/>
            <w:webHidden/>
          </w:rPr>
          <w:fldChar w:fldCharType="begin"/>
        </w:r>
        <w:r w:rsidR="007036A5">
          <w:rPr>
            <w:noProof/>
            <w:webHidden/>
          </w:rPr>
          <w:instrText xml:space="preserve"> PAGEREF _Toc230335776 \h </w:instrText>
        </w:r>
        <w:r w:rsidR="007036A5">
          <w:rPr>
            <w:noProof/>
            <w:webHidden/>
          </w:rPr>
        </w:r>
        <w:r w:rsidR="007036A5">
          <w:rPr>
            <w:noProof/>
            <w:webHidden/>
          </w:rPr>
          <w:fldChar w:fldCharType="separate"/>
        </w:r>
        <w:r w:rsidR="00584BBE">
          <w:rPr>
            <w:noProof/>
            <w:webHidden/>
          </w:rPr>
          <w:t>5</w:t>
        </w:r>
        <w:r w:rsidR="007036A5">
          <w:rPr>
            <w:noProof/>
            <w:webHidden/>
          </w:rPr>
          <w:fldChar w:fldCharType="end"/>
        </w:r>
      </w:hyperlink>
    </w:p>
    <w:p w14:paraId="6457F7DC" w14:textId="11E64B8B"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777" w:history="1">
        <w:r w:rsidRPr="00F46932">
          <w:rPr>
            <w:rStyle w:val="Lienhypertexte"/>
            <w:noProof/>
            <w:lang w:val="en-US"/>
          </w:rPr>
          <w:t>2</w:t>
        </w:r>
        <w:r>
          <w:rPr>
            <w:rFonts w:eastAsiaTheme="minorEastAsia" w:cstheme="minorBidi"/>
            <w:b w:val="0"/>
            <w:bCs w:val="0"/>
            <w:caps w:val="0"/>
            <w:noProof/>
            <w:kern w:val="0"/>
            <w:sz w:val="22"/>
            <w:szCs w:val="22"/>
            <w:lang w:val="fr-FR" w:eastAsia="fr-FR"/>
            <w14:ligatures w14:val="none"/>
          </w:rPr>
          <w:tab/>
        </w:r>
        <w:r w:rsidRPr="00F46932">
          <w:rPr>
            <w:rStyle w:val="Lienhypertexte"/>
            <w:noProof/>
            <w:lang w:val="en-US"/>
          </w:rPr>
          <w:t>Target audience and scope</w:t>
        </w:r>
        <w:r>
          <w:rPr>
            <w:noProof/>
            <w:webHidden/>
          </w:rPr>
          <w:tab/>
        </w:r>
        <w:r>
          <w:rPr>
            <w:noProof/>
            <w:webHidden/>
          </w:rPr>
          <w:fldChar w:fldCharType="begin"/>
        </w:r>
        <w:r>
          <w:rPr>
            <w:noProof/>
            <w:webHidden/>
          </w:rPr>
          <w:instrText xml:space="preserve"> PAGEREF _Toc230335777 \h </w:instrText>
        </w:r>
        <w:r>
          <w:rPr>
            <w:noProof/>
            <w:webHidden/>
          </w:rPr>
        </w:r>
        <w:r>
          <w:rPr>
            <w:noProof/>
            <w:webHidden/>
          </w:rPr>
          <w:fldChar w:fldCharType="separate"/>
        </w:r>
        <w:r w:rsidR="00584BBE">
          <w:rPr>
            <w:noProof/>
            <w:webHidden/>
          </w:rPr>
          <w:t>6</w:t>
        </w:r>
        <w:r>
          <w:rPr>
            <w:noProof/>
            <w:webHidden/>
          </w:rPr>
          <w:fldChar w:fldCharType="end"/>
        </w:r>
      </w:hyperlink>
    </w:p>
    <w:p w14:paraId="1DCC9B60" w14:textId="786EF211"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778" w:history="1">
        <w:r w:rsidRPr="00F46932">
          <w:rPr>
            <w:rStyle w:val="Lienhypertexte"/>
            <w:noProof/>
            <w:lang w:val="en-US"/>
          </w:rPr>
          <w:t>3</w:t>
        </w:r>
        <w:r>
          <w:rPr>
            <w:rFonts w:eastAsiaTheme="minorEastAsia" w:cstheme="minorBidi"/>
            <w:b w:val="0"/>
            <w:bCs w:val="0"/>
            <w:caps w:val="0"/>
            <w:noProof/>
            <w:kern w:val="0"/>
            <w:sz w:val="22"/>
            <w:szCs w:val="22"/>
            <w:lang w:val="fr-FR" w:eastAsia="fr-FR"/>
            <w14:ligatures w14:val="none"/>
          </w:rPr>
          <w:tab/>
        </w:r>
        <w:r w:rsidRPr="00F46932">
          <w:rPr>
            <w:rStyle w:val="Lienhypertexte"/>
            <w:noProof/>
            <w:lang w:val="en-US"/>
          </w:rPr>
          <w:t>Conceptual overview of DAYCLI</w:t>
        </w:r>
        <w:r>
          <w:rPr>
            <w:noProof/>
            <w:webHidden/>
          </w:rPr>
          <w:tab/>
        </w:r>
        <w:r>
          <w:rPr>
            <w:noProof/>
            <w:webHidden/>
          </w:rPr>
          <w:fldChar w:fldCharType="begin"/>
        </w:r>
        <w:r>
          <w:rPr>
            <w:noProof/>
            <w:webHidden/>
          </w:rPr>
          <w:instrText xml:space="preserve"> PAGEREF _Toc230335778 \h </w:instrText>
        </w:r>
        <w:r>
          <w:rPr>
            <w:noProof/>
            <w:webHidden/>
          </w:rPr>
        </w:r>
        <w:r>
          <w:rPr>
            <w:noProof/>
            <w:webHidden/>
          </w:rPr>
          <w:fldChar w:fldCharType="separate"/>
        </w:r>
        <w:r w:rsidR="00584BBE">
          <w:rPr>
            <w:noProof/>
            <w:webHidden/>
          </w:rPr>
          <w:t>7</w:t>
        </w:r>
        <w:r>
          <w:rPr>
            <w:noProof/>
            <w:webHidden/>
          </w:rPr>
          <w:fldChar w:fldCharType="end"/>
        </w:r>
      </w:hyperlink>
    </w:p>
    <w:p w14:paraId="4D716D4B" w14:textId="4201F392"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779" w:history="1">
        <w:r w:rsidRPr="00F46932">
          <w:rPr>
            <w:rStyle w:val="Lienhypertexte"/>
            <w:noProof/>
            <w:lang w:val="en-US" w:eastAsia="fr-FR"/>
          </w:rPr>
          <w:t>4</w:t>
        </w:r>
        <w:r>
          <w:rPr>
            <w:rFonts w:eastAsiaTheme="minorEastAsia" w:cstheme="minorBidi"/>
            <w:b w:val="0"/>
            <w:bCs w:val="0"/>
            <w:caps w:val="0"/>
            <w:noProof/>
            <w:kern w:val="0"/>
            <w:sz w:val="22"/>
            <w:szCs w:val="22"/>
            <w:lang w:val="fr-FR" w:eastAsia="fr-FR"/>
            <w14:ligatures w14:val="none"/>
          </w:rPr>
          <w:tab/>
        </w:r>
        <w:r w:rsidRPr="00F46932">
          <w:rPr>
            <w:rStyle w:val="Lienhypertexte"/>
            <w:noProof/>
            <w:lang w:val="en-US" w:eastAsia="fr-FR"/>
          </w:rPr>
          <w:t>Daily climate variables reported in DAYCLI</w:t>
        </w:r>
        <w:r>
          <w:rPr>
            <w:noProof/>
            <w:webHidden/>
          </w:rPr>
          <w:tab/>
        </w:r>
        <w:r>
          <w:rPr>
            <w:noProof/>
            <w:webHidden/>
          </w:rPr>
          <w:fldChar w:fldCharType="begin"/>
        </w:r>
        <w:r>
          <w:rPr>
            <w:noProof/>
            <w:webHidden/>
          </w:rPr>
          <w:instrText xml:space="preserve"> PAGEREF _Toc230335779 \h </w:instrText>
        </w:r>
        <w:r>
          <w:rPr>
            <w:noProof/>
            <w:webHidden/>
          </w:rPr>
        </w:r>
        <w:r>
          <w:rPr>
            <w:noProof/>
            <w:webHidden/>
          </w:rPr>
          <w:fldChar w:fldCharType="separate"/>
        </w:r>
        <w:r w:rsidR="00584BBE">
          <w:rPr>
            <w:noProof/>
            <w:webHidden/>
          </w:rPr>
          <w:t>8</w:t>
        </w:r>
        <w:r>
          <w:rPr>
            <w:noProof/>
            <w:webHidden/>
          </w:rPr>
          <w:fldChar w:fldCharType="end"/>
        </w:r>
      </w:hyperlink>
    </w:p>
    <w:p w14:paraId="137AB1A9" w14:textId="317BEDB6"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780" w:history="1">
        <w:r w:rsidRPr="00F46932">
          <w:rPr>
            <w:rStyle w:val="Lienhypertexte"/>
            <w:noProof/>
            <w:lang w:val="en-US" w:eastAsia="fr-FR"/>
          </w:rPr>
          <w:t>5</w:t>
        </w:r>
        <w:r>
          <w:rPr>
            <w:rFonts w:eastAsiaTheme="minorEastAsia" w:cstheme="minorBidi"/>
            <w:b w:val="0"/>
            <w:bCs w:val="0"/>
            <w:caps w:val="0"/>
            <w:noProof/>
            <w:kern w:val="0"/>
            <w:sz w:val="22"/>
            <w:szCs w:val="22"/>
            <w:lang w:val="fr-FR" w:eastAsia="fr-FR"/>
            <w14:ligatures w14:val="none"/>
          </w:rPr>
          <w:tab/>
        </w:r>
        <w:r w:rsidRPr="00F46932">
          <w:rPr>
            <w:rStyle w:val="Lienhypertexte"/>
            <w:noProof/>
            <w:lang w:val="en-US" w:eastAsia="fr-FR"/>
          </w:rPr>
          <w:t>Structure of the DAYCLI message</w:t>
        </w:r>
        <w:r>
          <w:rPr>
            <w:noProof/>
            <w:webHidden/>
          </w:rPr>
          <w:tab/>
        </w:r>
        <w:r>
          <w:rPr>
            <w:noProof/>
            <w:webHidden/>
          </w:rPr>
          <w:fldChar w:fldCharType="begin"/>
        </w:r>
        <w:r>
          <w:rPr>
            <w:noProof/>
            <w:webHidden/>
          </w:rPr>
          <w:instrText xml:space="preserve"> PAGEREF _Toc230335780 \h </w:instrText>
        </w:r>
        <w:r>
          <w:rPr>
            <w:noProof/>
            <w:webHidden/>
          </w:rPr>
        </w:r>
        <w:r>
          <w:rPr>
            <w:noProof/>
            <w:webHidden/>
          </w:rPr>
          <w:fldChar w:fldCharType="separate"/>
        </w:r>
        <w:r w:rsidR="00584BBE">
          <w:rPr>
            <w:noProof/>
            <w:webHidden/>
          </w:rPr>
          <w:t>10</w:t>
        </w:r>
        <w:r>
          <w:rPr>
            <w:noProof/>
            <w:webHidden/>
          </w:rPr>
          <w:fldChar w:fldCharType="end"/>
        </w:r>
      </w:hyperlink>
    </w:p>
    <w:p w14:paraId="64FE6AF2" w14:textId="1599E3BA"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781" w:history="1">
        <w:r w:rsidRPr="00F46932">
          <w:rPr>
            <w:rStyle w:val="Lienhypertexte"/>
            <w:noProof/>
            <w:lang w:val="en-US" w:eastAsia="fr-FR"/>
          </w:rPr>
          <w:t>6</w:t>
        </w:r>
        <w:r>
          <w:rPr>
            <w:rFonts w:eastAsiaTheme="minorEastAsia" w:cstheme="minorBidi"/>
            <w:b w:val="0"/>
            <w:bCs w:val="0"/>
            <w:caps w:val="0"/>
            <w:noProof/>
            <w:kern w:val="0"/>
            <w:sz w:val="22"/>
            <w:szCs w:val="22"/>
            <w:lang w:val="fr-FR" w:eastAsia="fr-FR"/>
            <w14:ligatures w14:val="none"/>
          </w:rPr>
          <w:tab/>
        </w:r>
        <w:r w:rsidRPr="00F46932">
          <w:rPr>
            <w:rStyle w:val="Lienhypertexte"/>
            <w:noProof/>
            <w:lang w:val="en-US" w:eastAsia="fr-FR"/>
          </w:rPr>
          <w:t>Essential metadata and observational context</w:t>
        </w:r>
        <w:r>
          <w:rPr>
            <w:noProof/>
            <w:webHidden/>
          </w:rPr>
          <w:tab/>
        </w:r>
        <w:r>
          <w:rPr>
            <w:noProof/>
            <w:webHidden/>
          </w:rPr>
          <w:fldChar w:fldCharType="begin"/>
        </w:r>
        <w:r>
          <w:rPr>
            <w:noProof/>
            <w:webHidden/>
          </w:rPr>
          <w:instrText xml:space="preserve"> PAGEREF _Toc230335781 \h </w:instrText>
        </w:r>
        <w:r>
          <w:rPr>
            <w:noProof/>
            <w:webHidden/>
          </w:rPr>
        </w:r>
        <w:r>
          <w:rPr>
            <w:noProof/>
            <w:webHidden/>
          </w:rPr>
          <w:fldChar w:fldCharType="separate"/>
        </w:r>
        <w:r w:rsidR="00584BBE">
          <w:rPr>
            <w:noProof/>
            <w:webHidden/>
          </w:rPr>
          <w:t>12</w:t>
        </w:r>
        <w:r>
          <w:rPr>
            <w:noProof/>
            <w:webHidden/>
          </w:rPr>
          <w:fldChar w:fldCharType="end"/>
        </w:r>
      </w:hyperlink>
    </w:p>
    <w:p w14:paraId="0F59BBDB" w14:textId="6E9DB94E"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782" w:history="1">
        <w:r w:rsidRPr="00F46932">
          <w:rPr>
            <w:rStyle w:val="Lienhypertexte"/>
            <w:noProof/>
            <w:lang w:val="fr-FR" w:eastAsia="fr-FR"/>
          </w:rPr>
          <w:t>6.1</w:t>
        </w:r>
        <w:r>
          <w:rPr>
            <w:rFonts w:eastAsiaTheme="minorEastAsia" w:cstheme="minorBidi"/>
            <w:smallCaps w:val="0"/>
            <w:noProof/>
            <w:kern w:val="0"/>
            <w:sz w:val="22"/>
            <w:szCs w:val="22"/>
            <w:lang w:val="fr-FR" w:eastAsia="fr-FR"/>
            <w14:ligatures w14:val="none"/>
          </w:rPr>
          <w:tab/>
        </w:r>
        <w:r w:rsidRPr="00F46932">
          <w:rPr>
            <w:rStyle w:val="Lienhypertexte"/>
            <w:noProof/>
            <w:lang w:val="fr-FR" w:eastAsia="fr-FR"/>
          </w:rPr>
          <w:t>WIGOS identifier</w:t>
        </w:r>
        <w:r>
          <w:rPr>
            <w:noProof/>
            <w:webHidden/>
          </w:rPr>
          <w:tab/>
        </w:r>
        <w:r>
          <w:rPr>
            <w:noProof/>
            <w:webHidden/>
          </w:rPr>
          <w:fldChar w:fldCharType="begin"/>
        </w:r>
        <w:r>
          <w:rPr>
            <w:noProof/>
            <w:webHidden/>
          </w:rPr>
          <w:instrText xml:space="preserve"> PAGEREF _Toc230335782 \h </w:instrText>
        </w:r>
        <w:r>
          <w:rPr>
            <w:noProof/>
            <w:webHidden/>
          </w:rPr>
        </w:r>
        <w:r>
          <w:rPr>
            <w:noProof/>
            <w:webHidden/>
          </w:rPr>
          <w:fldChar w:fldCharType="separate"/>
        </w:r>
        <w:r w:rsidR="00584BBE">
          <w:rPr>
            <w:noProof/>
            <w:webHidden/>
          </w:rPr>
          <w:t>13</w:t>
        </w:r>
        <w:r>
          <w:rPr>
            <w:noProof/>
            <w:webHidden/>
          </w:rPr>
          <w:fldChar w:fldCharType="end"/>
        </w:r>
      </w:hyperlink>
    </w:p>
    <w:p w14:paraId="0088704B" w14:textId="6C351873"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783" w:history="1">
        <w:r w:rsidRPr="00F46932">
          <w:rPr>
            <w:rStyle w:val="Lienhypertexte"/>
            <w:noProof/>
            <w:lang w:val="en-US" w:eastAsia="fr-FR"/>
          </w:rPr>
          <w:t>6.2</w:t>
        </w:r>
        <w:r>
          <w:rPr>
            <w:rFonts w:eastAsiaTheme="minorEastAsia" w:cstheme="minorBidi"/>
            <w:smallCaps w:val="0"/>
            <w:noProof/>
            <w:kern w:val="0"/>
            <w:sz w:val="22"/>
            <w:szCs w:val="22"/>
            <w:lang w:val="fr-FR" w:eastAsia="fr-FR"/>
            <w14:ligatures w14:val="none"/>
          </w:rPr>
          <w:tab/>
        </w:r>
        <w:r w:rsidRPr="00F46932">
          <w:rPr>
            <w:rStyle w:val="Lienhypertexte"/>
            <w:noProof/>
            <w:lang w:val="en-US" w:eastAsia="fr-FR"/>
          </w:rPr>
          <w:t>WMO block and station number</w:t>
        </w:r>
        <w:r>
          <w:rPr>
            <w:noProof/>
            <w:webHidden/>
          </w:rPr>
          <w:tab/>
        </w:r>
        <w:r>
          <w:rPr>
            <w:noProof/>
            <w:webHidden/>
          </w:rPr>
          <w:fldChar w:fldCharType="begin"/>
        </w:r>
        <w:r>
          <w:rPr>
            <w:noProof/>
            <w:webHidden/>
          </w:rPr>
          <w:instrText xml:space="preserve"> PAGEREF _Toc230335783 \h </w:instrText>
        </w:r>
        <w:r>
          <w:rPr>
            <w:noProof/>
            <w:webHidden/>
          </w:rPr>
        </w:r>
        <w:r>
          <w:rPr>
            <w:noProof/>
            <w:webHidden/>
          </w:rPr>
          <w:fldChar w:fldCharType="separate"/>
        </w:r>
        <w:r w:rsidR="00584BBE">
          <w:rPr>
            <w:noProof/>
            <w:webHidden/>
          </w:rPr>
          <w:t>13</w:t>
        </w:r>
        <w:r>
          <w:rPr>
            <w:noProof/>
            <w:webHidden/>
          </w:rPr>
          <w:fldChar w:fldCharType="end"/>
        </w:r>
      </w:hyperlink>
    </w:p>
    <w:p w14:paraId="0D489569" w14:textId="02941325" w:rsidR="007036A5" w:rsidRDefault="007036A5">
      <w:pPr>
        <w:pStyle w:val="TM3"/>
        <w:tabs>
          <w:tab w:val="left" w:pos="1100"/>
          <w:tab w:val="right" w:leader="dot" w:pos="10456"/>
        </w:tabs>
        <w:rPr>
          <w:rFonts w:eastAsiaTheme="minorEastAsia" w:cstheme="minorBidi"/>
          <w:i w:val="0"/>
          <w:iCs w:val="0"/>
          <w:noProof/>
          <w:kern w:val="0"/>
          <w:sz w:val="22"/>
          <w:szCs w:val="22"/>
          <w:lang w:val="fr-FR" w:eastAsia="fr-FR"/>
          <w14:ligatures w14:val="none"/>
        </w:rPr>
      </w:pPr>
      <w:hyperlink w:anchor="_Toc230335784" w:history="1">
        <w:r w:rsidRPr="00F46932">
          <w:rPr>
            <w:rStyle w:val="Lienhypertexte"/>
            <w:noProof/>
            <w:lang w:eastAsia="fr-FR"/>
          </w:rPr>
          <w:t>6.2.1</w:t>
        </w:r>
        <w:r>
          <w:rPr>
            <w:rFonts w:eastAsiaTheme="minorEastAsia" w:cstheme="minorBidi"/>
            <w:i w:val="0"/>
            <w:iCs w:val="0"/>
            <w:noProof/>
            <w:kern w:val="0"/>
            <w:sz w:val="22"/>
            <w:szCs w:val="22"/>
            <w:lang w:val="fr-FR" w:eastAsia="fr-FR"/>
            <w14:ligatures w14:val="none"/>
          </w:rPr>
          <w:tab/>
        </w:r>
        <w:r w:rsidRPr="00F46932">
          <w:rPr>
            <w:rStyle w:val="Lienhypertexte"/>
            <w:noProof/>
          </w:rPr>
          <w:t>Latitude/longitude (high accuracy)</w:t>
        </w:r>
        <w:r>
          <w:rPr>
            <w:noProof/>
            <w:webHidden/>
          </w:rPr>
          <w:tab/>
        </w:r>
        <w:r>
          <w:rPr>
            <w:noProof/>
            <w:webHidden/>
          </w:rPr>
          <w:fldChar w:fldCharType="begin"/>
        </w:r>
        <w:r>
          <w:rPr>
            <w:noProof/>
            <w:webHidden/>
          </w:rPr>
          <w:instrText xml:space="preserve"> PAGEREF _Toc230335784 \h </w:instrText>
        </w:r>
        <w:r>
          <w:rPr>
            <w:noProof/>
            <w:webHidden/>
          </w:rPr>
        </w:r>
        <w:r>
          <w:rPr>
            <w:noProof/>
            <w:webHidden/>
          </w:rPr>
          <w:fldChar w:fldCharType="separate"/>
        </w:r>
        <w:r w:rsidR="00584BBE">
          <w:rPr>
            <w:noProof/>
            <w:webHidden/>
          </w:rPr>
          <w:t>14</w:t>
        </w:r>
        <w:r>
          <w:rPr>
            <w:noProof/>
            <w:webHidden/>
          </w:rPr>
          <w:fldChar w:fldCharType="end"/>
        </w:r>
      </w:hyperlink>
    </w:p>
    <w:p w14:paraId="34989E69" w14:textId="29C4ABC4"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785" w:history="1">
        <w:r w:rsidRPr="00F46932">
          <w:rPr>
            <w:rStyle w:val="Lienhypertexte"/>
            <w:noProof/>
            <w:lang w:val="en-US" w:eastAsia="fr-FR"/>
          </w:rPr>
          <w:t>6.3</w:t>
        </w:r>
        <w:r>
          <w:rPr>
            <w:rFonts w:eastAsiaTheme="minorEastAsia" w:cstheme="minorBidi"/>
            <w:smallCaps w:val="0"/>
            <w:noProof/>
            <w:kern w:val="0"/>
            <w:sz w:val="22"/>
            <w:szCs w:val="22"/>
            <w:lang w:val="fr-FR" w:eastAsia="fr-FR"/>
            <w14:ligatures w14:val="none"/>
          </w:rPr>
          <w:tab/>
        </w:r>
        <w:r w:rsidRPr="00F46932">
          <w:rPr>
            <w:rStyle w:val="Lienhypertexte"/>
            <w:noProof/>
          </w:rPr>
          <w:t>Height of station ground above mean sea level</w:t>
        </w:r>
        <w:r>
          <w:rPr>
            <w:noProof/>
            <w:webHidden/>
          </w:rPr>
          <w:tab/>
        </w:r>
        <w:r>
          <w:rPr>
            <w:noProof/>
            <w:webHidden/>
          </w:rPr>
          <w:fldChar w:fldCharType="begin"/>
        </w:r>
        <w:r>
          <w:rPr>
            <w:noProof/>
            <w:webHidden/>
          </w:rPr>
          <w:instrText xml:space="preserve"> PAGEREF _Toc230335785 \h </w:instrText>
        </w:r>
        <w:r>
          <w:rPr>
            <w:noProof/>
            <w:webHidden/>
          </w:rPr>
        </w:r>
        <w:r>
          <w:rPr>
            <w:noProof/>
            <w:webHidden/>
          </w:rPr>
          <w:fldChar w:fldCharType="separate"/>
        </w:r>
        <w:r w:rsidR="00584BBE">
          <w:rPr>
            <w:noProof/>
            <w:webHidden/>
          </w:rPr>
          <w:t>14</w:t>
        </w:r>
        <w:r>
          <w:rPr>
            <w:noProof/>
            <w:webHidden/>
          </w:rPr>
          <w:fldChar w:fldCharType="end"/>
        </w:r>
      </w:hyperlink>
    </w:p>
    <w:p w14:paraId="5E01E923" w14:textId="4C84C1BC"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786" w:history="1">
        <w:r w:rsidRPr="00F46932">
          <w:rPr>
            <w:rStyle w:val="Lienhypertexte"/>
            <w:noProof/>
          </w:rPr>
          <w:t>6.4</w:t>
        </w:r>
        <w:r>
          <w:rPr>
            <w:rFonts w:eastAsiaTheme="minorEastAsia" w:cstheme="minorBidi"/>
            <w:smallCaps w:val="0"/>
            <w:noProof/>
            <w:kern w:val="0"/>
            <w:sz w:val="22"/>
            <w:szCs w:val="22"/>
            <w:lang w:val="fr-FR" w:eastAsia="fr-FR"/>
            <w14:ligatures w14:val="none"/>
          </w:rPr>
          <w:tab/>
        </w:r>
        <w:r w:rsidRPr="00F46932">
          <w:rPr>
            <w:rStyle w:val="Lienhypertexte"/>
            <w:noProof/>
          </w:rPr>
          <w:t>Siting and measurement quality classifications for temperature and precipitation</w:t>
        </w:r>
        <w:r>
          <w:rPr>
            <w:noProof/>
            <w:webHidden/>
          </w:rPr>
          <w:tab/>
        </w:r>
        <w:r>
          <w:rPr>
            <w:noProof/>
            <w:webHidden/>
          </w:rPr>
          <w:fldChar w:fldCharType="begin"/>
        </w:r>
        <w:r>
          <w:rPr>
            <w:noProof/>
            <w:webHidden/>
          </w:rPr>
          <w:instrText xml:space="preserve"> PAGEREF _Toc230335786 \h </w:instrText>
        </w:r>
        <w:r>
          <w:rPr>
            <w:noProof/>
            <w:webHidden/>
          </w:rPr>
        </w:r>
        <w:r>
          <w:rPr>
            <w:noProof/>
            <w:webHidden/>
          </w:rPr>
          <w:fldChar w:fldCharType="separate"/>
        </w:r>
        <w:r w:rsidR="00584BBE">
          <w:rPr>
            <w:noProof/>
            <w:webHidden/>
          </w:rPr>
          <w:t>15</w:t>
        </w:r>
        <w:r>
          <w:rPr>
            <w:noProof/>
            <w:webHidden/>
          </w:rPr>
          <w:fldChar w:fldCharType="end"/>
        </w:r>
      </w:hyperlink>
    </w:p>
    <w:p w14:paraId="0A59D4BF" w14:textId="244296A6"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787" w:history="1">
        <w:r w:rsidRPr="00F46932">
          <w:rPr>
            <w:rStyle w:val="Lienhypertexte"/>
            <w:noProof/>
            <w:lang w:val="en-US" w:eastAsia="fr-FR"/>
          </w:rPr>
          <w:t>6.5</w:t>
        </w:r>
        <w:r>
          <w:rPr>
            <w:rFonts w:eastAsiaTheme="minorEastAsia" w:cstheme="minorBidi"/>
            <w:smallCaps w:val="0"/>
            <w:noProof/>
            <w:kern w:val="0"/>
            <w:sz w:val="22"/>
            <w:szCs w:val="22"/>
            <w:lang w:val="fr-FR" w:eastAsia="fr-FR"/>
            <w14:ligatures w14:val="none"/>
          </w:rPr>
          <w:tab/>
        </w:r>
        <w:r w:rsidRPr="00F46932">
          <w:rPr>
            <w:rStyle w:val="Lienhypertexte"/>
            <w:noProof/>
            <w:lang w:val="en-US" w:eastAsia="fr-FR"/>
          </w:rPr>
          <w:t>Method used to calculate the daily mean temperature</w:t>
        </w:r>
        <w:r>
          <w:rPr>
            <w:noProof/>
            <w:webHidden/>
          </w:rPr>
          <w:tab/>
        </w:r>
        <w:r>
          <w:rPr>
            <w:noProof/>
            <w:webHidden/>
          </w:rPr>
          <w:fldChar w:fldCharType="begin"/>
        </w:r>
        <w:r>
          <w:rPr>
            <w:noProof/>
            <w:webHidden/>
          </w:rPr>
          <w:instrText xml:space="preserve"> PAGEREF _Toc230335787 \h </w:instrText>
        </w:r>
        <w:r>
          <w:rPr>
            <w:noProof/>
            <w:webHidden/>
          </w:rPr>
        </w:r>
        <w:r>
          <w:rPr>
            <w:noProof/>
            <w:webHidden/>
          </w:rPr>
          <w:fldChar w:fldCharType="separate"/>
        </w:r>
        <w:r w:rsidR="00584BBE">
          <w:rPr>
            <w:noProof/>
            <w:webHidden/>
          </w:rPr>
          <w:t>16</w:t>
        </w:r>
        <w:r>
          <w:rPr>
            <w:noProof/>
            <w:webHidden/>
          </w:rPr>
          <w:fldChar w:fldCharType="end"/>
        </w:r>
      </w:hyperlink>
    </w:p>
    <w:p w14:paraId="33436A45" w14:textId="1A7A4B5C" w:rsidR="007036A5" w:rsidRDefault="007036A5">
      <w:pPr>
        <w:pStyle w:val="TM3"/>
        <w:tabs>
          <w:tab w:val="left" w:pos="1100"/>
          <w:tab w:val="right" w:leader="dot" w:pos="10456"/>
        </w:tabs>
        <w:rPr>
          <w:rFonts w:eastAsiaTheme="minorEastAsia" w:cstheme="minorBidi"/>
          <w:i w:val="0"/>
          <w:iCs w:val="0"/>
          <w:noProof/>
          <w:kern w:val="0"/>
          <w:sz w:val="22"/>
          <w:szCs w:val="22"/>
          <w:lang w:val="fr-FR" w:eastAsia="fr-FR"/>
          <w14:ligatures w14:val="none"/>
        </w:rPr>
      </w:pPr>
      <w:hyperlink w:anchor="_Toc230335788" w:history="1">
        <w:r w:rsidRPr="00F46932">
          <w:rPr>
            <w:rStyle w:val="Lienhypertexte"/>
            <w:noProof/>
          </w:rPr>
          <w:t>6.5.1</w:t>
        </w:r>
        <w:r>
          <w:rPr>
            <w:rFonts w:eastAsiaTheme="minorEastAsia" w:cstheme="minorBidi"/>
            <w:i w:val="0"/>
            <w:iCs w:val="0"/>
            <w:noProof/>
            <w:kern w:val="0"/>
            <w:sz w:val="22"/>
            <w:szCs w:val="22"/>
            <w:lang w:val="fr-FR" w:eastAsia="fr-FR"/>
            <w14:ligatures w14:val="none"/>
          </w:rPr>
          <w:tab/>
        </w:r>
        <w:r w:rsidRPr="00F46932">
          <w:rPr>
            <w:rStyle w:val="Lienhypertexte"/>
            <w:noProof/>
          </w:rPr>
          <w:t>Method types</w:t>
        </w:r>
        <w:r>
          <w:rPr>
            <w:noProof/>
            <w:webHidden/>
          </w:rPr>
          <w:tab/>
        </w:r>
        <w:r>
          <w:rPr>
            <w:noProof/>
            <w:webHidden/>
          </w:rPr>
          <w:fldChar w:fldCharType="begin"/>
        </w:r>
        <w:r>
          <w:rPr>
            <w:noProof/>
            <w:webHidden/>
          </w:rPr>
          <w:instrText xml:space="preserve"> PAGEREF _Toc230335788 \h </w:instrText>
        </w:r>
        <w:r>
          <w:rPr>
            <w:noProof/>
            <w:webHidden/>
          </w:rPr>
        </w:r>
        <w:r>
          <w:rPr>
            <w:noProof/>
            <w:webHidden/>
          </w:rPr>
          <w:fldChar w:fldCharType="separate"/>
        </w:r>
        <w:r w:rsidR="00584BBE">
          <w:rPr>
            <w:noProof/>
            <w:webHidden/>
          </w:rPr>
          <w:t>17</w:t>
        </w:r>
        <w:r>
          <w:rPr>
            <w:noProof/>
            <w:webHidden/>
          </w:rPr>
          <w:fldChar w:fldCharType="end"/>
        </w:r>
      </w:hyperlink>
    </w:p>
    <w:p w14:paraId="3C50AC76" w14:textId="6D465972" w:rsidR="007036A5" w:rsidRDefault="007036A5">
      <w:pPr>
        <w:pStyle w:val="TM3"/>
        <w:tabs>
          <w:tab w:val="left" w:pos="1100"/>
          <w:tab w:val="right" w:leader="dot" w:pos="10456"/>
        </w:tabs>
        <w:rPr>
          <w:rFonts w:eastAsiaTheme="minorEastAsia" w:cstheme="minorBidi"/>
          <w:i w:val="0"/>
          <w:iCs w:val="0"/>
          <w:noProof/>
          <w:kern w:val="0"/>
          <w:sz w:val="22"/>
          <w:szCs w:val="22"/>
          <w:lang w:val="fr-FR" w:eastAsia="fr-FR"/>
          <w14:ligatures w14:val="none"/>
        </w:rPr>
      </w:pPr>
      <w:hyperlink w:anchor="_Toc230335789" w:history="1">
        <w:r w:rsidRPr="00F46932">
          <w:rPr>
            <w:rStyle w:val="Lienhypertexte"/>
            <w:noProof/>
          </w:rPr>
          <w:t>6.5.2</w:t>
        </w:r>
        <w:r>
          <w:rPr>
            <w:rFonts w:eastAsiaTheme="minorEastAsia" w:cstheme="minorBidi"/>
            <w:i w:val="0"/>
            <w:iCs w:val="0"/>
            <w:noProof/>
            <w:kern w:val="0"/>
            <w:sz w:val="22"/>
            <w:szCs w:val="22"/>
            <w:lang w:val="fr-FR" w:eastAsia="fr-FR"/>
            <w14:ligatures w14:val="none"/>
          </w:rPr>
          <w:tab/>
        </w:r>
        <w:r w:rsidRPr="00F46932">
          <w:rPr>
            <w:rStyle w:val="Lienhypertexte"/>
            <w:noProof/>
          </w:rPr>
          <w:t>How to handle missing data</w:t>
        </w:r>
        <w:r>
          <w:rPr>
            <w:noProof/>
            <w:webHidden/>
          </w:rPr>
          <w:tab/>
        </w:r>
        <w:r>
          <w:rPr>
            <w:noProof/>
            <w:webHidden/>
          </w:rPr>
          <w:fldChar w:fldCharType="begin"/>
        </w:r>
        <w:r>
          <w:rPr>
            <w:noProof/>
            <w:webHidden/>
          </w:rPr>
          <w:instrText xml:space="preserve"> PAGEREF _Toc230335789 \h </w:instrText>
        </w:r>
        <w:r>
          <w:rPr>
            <w:noProof/>
            <w:webHidden/>
          </w:rPr>
        </w:r>
        <w:r>
          <w:rPr>
            <w:noProof/>
            <w:webHidden/>
          </w:rPr>
          <w:fldChar w:fldCharType="separate"/>
        </w:r>
        <w:r w:rsidR="00584BBE">
          <w:rPr>
            <w:noProof/>
            <w:webHidden/>
          </w:rPr>
          <w:t>18</w:t>
        </w:r>
        <w:r>
          <w:rPr>
            <w:noProof/>
            <w:webHidden/>
          </w:rPr>
          <w:fldChar w:fldCharType="end"/>
        </w:r>
      </w:hyperlink>
    </w:p>
    <w:p w14:paraId="7DF50B12" w14:textId="0BCE276E"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790" w:history="1">
        <w:r w:rsidRPr="00F46932">
          <w:rPr>
            <w:rStyle w:val="Lienhypertexte"/>
            <w:noProof/>
          </w:rPr>
          <w:t>7</w:t>
        </w:r>
        <w:r>
          <w:rPr>
            <w:rFonts w:eastAsiaTheme="minorEastAsia" w:cstheme="minorBidi"/>
            <w:b w:val="0"/>
            <w:bCs w:val="0"/>
            <w:caps w:val="0"/>
            <w:noProof/>
            <w:kern w:val="0"/>
            <w:sz w:val="22"/>
            <w:szCs w:val="22"/>
            <w:lang w:val="fr-FR" w:eastAsia="fr-FR"/>
            <w14:ligatures w14:val="none"/>
          </w:rPr>
          <w:tab/>
        </w:r>
        <w:r w:rsidRPr="00F46932">
          <w:rPr>
            <w:rStyle w:val="Lienhypertexte"/>
            <w:noProof/>
          </w:rPr>
          <w:t>Attribution day and difference between LMTZ and UTC</w:t>
        </w:r>
        <w:r>
          <w:rPr>
            <w:noProof/>
            <w:webHidden/>
          </w:rPr>
          <w:tab/>
        </w:r>
        <w:r>
          <w:rPr>
            <w:noProof/>
            <w:webHidden/>
          </w:rPr>
          <w:fldChar w:fldCharType="begin"/>
        </w:r>
        <w:r>
          <w:rPr>
            <w:noProof/>
            <w:webHidden/>
          </w:rPr>
          <w:instrText xml:space="preserve"> PAGEREF _Toc230335790 \h </w:instrText>
        </w:r>
        <w:r>
          <w:rPr>
            <w:noProof/>
            <w:webHidden/>
          </w:rPr>
        </w:r>
        <w:r>
          <w:rPr>
            <w:noProof/>
            <w:webHidden/>
          </w:rPr>
          <w:fldChar w:fldCharType="separate"/>
        </w:r>
        <w:r w:rsidR="00584BBE">
          <w:rPr>
            <w:noProof/>
            <w:webHidden/>
          </w:rPr>
          <w:t>20</w:t>
        </w:r>
        <w:r>
          <w:rPr>
            <w:noProof/>
            <w:webHidden/>
          </w:rPr>
          <w:fldChar w:fldCharType="end"/>
        </w:r>
      </w:hyperlink>
    </w:p>
    <w:p w14:paraId="3CB6BA6F" w14:textId="5A286E8E"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791" w:history="1">
        <w:r w:rsidRPr="00F46932">
          <w:rPr>
            <w:rStyle w:val="Lienhypertexte"/>
            <w:noProof/>
            <w:lang w:val="en-US" w:eastAsia="fr-FR"/>
          </w:rPr>
          <w:t>8</w:t>
        </w:r>
        <w:r>
          <w:rPr>
            <w:rFonts w:eastAsiaTheme="minorEastAsia" w:cstheme="minorBidi"/>
            <w:b w:val="0"/>
            <w:bCs w:val="0"/>
            <w:caps w:val="0"/>
            <w:noProof/>
            <w:kern w:val="0"/>
            <w:sz w:val="22"/>
            <w:szCs w:val="22"/>
            <w:lang w:val="fr-FR" w:eastAsia="fr-FR"/>
            <w14:ligatures w14:val="none"/>
          </w:rPr>
          <w:tab/>
        </w:r>
        <w:r w:rsidRPr="00F46932">
          <w:rPr>
            <w:rStyle w:val="Lienhypertexte"/>
            <w:noProof/>
            <w:lang w:val="en-US" w:eastAsia="fr-FR"/>
          </w:rPr>
          <w:t>Daily measurement time and measurement period (or Climatological day)</w:t>
        </w:r>
        <w:r>
          <w:rPr>
            <w:noProof/>
            <w:webHidden/>
          </w:rPr>
          <w:tab/>
        </w:r>
        <w:r>
          <w:rPr>
            <w:noProof/>
            <w:webHidden/>
          </w:rPr>
          <w:fldChar w:fldCharType="begin"/>
        </w:r>
        <w:r>
          <w:rPr>
            <w:noProof/>
            <w:webHidden/>
          </w:rPr>
          <w:instrText xml:space="preserve"> PAGEREF _Toc230335791 \h </w:instrText>
        </w:r>
        <w:r>
          <w:rPr>
            <w:noProof/>
            <w:webHidden/>
          </w:rPr>
        </w:r>
        <w:r>
          <w:rPr>
            <w:noProof/>
            <w:webHidden/>
          </w:rPr>
          <w:fldChar w:fldCharType="separate"/>
        </w:r>
        <w:r w:rsidR="00584BBE">
          <w:rPr>
            <w:noProof/>
            <w:webHidden/>
          </w:rPr>
          <w:t>22</w:t>
        </w:r>
        <w:r>
          <w:rPr>
            <w:noProof/>
            <w:webHidden/>
          </w:rPr>
          <w:fldChar w:fldCharType="end"/>
        </w:r>
      </w:hyperlink>
    </w:p>
    <w:p w14:paraId="491B08C5" w14:textId="410F0C36"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792" w:history="1">
        <w:r w:rsidRPr="00F46932">
          <w:rPr>
            <w:rStyle w:val="Lienhypertexte"/>
            <w:rFonts w:eastAsia="Times New Roman"/>
            <w:noProof/>
            <w:lang w:val="en-US" w:eastAsia="fr-FR"/>
          </w:rPr>
          <w:t>8.1</w:t>
        </w:r>
        <w:r>
          <w:rPr>
            <w:rFonts w:eastAsiaTheme="minorEastAsia" w:cstheme="minorBidi"/>
            <w:smallCaps w:val="0"/>
            <w:noProof/>
            <w:kern w:val="0"/>
            <w:sz w:val="22"/>
            <w:szCs w:val="22"/>
            <w:lang w:val="fr-FR" w:eastAsia="fr-FR"/>
            <w14:ligatures w14:val="none"/>
          </w:rPr>
          <w:tab/>
        </w:r>
        <w:r w:rsidRPr="00F46932">
          <w:rPr>
            <w:rStyle w:val="Lienhypertexte"/>
            <w:rFonts w:eastAsia="Times New Roman"/>
            <w:noProof/>
            <w:lang w:val="en-US" w:eastAsia="fr-FR"/>
          </w:rPr>
          <w:t>Total snow depth: a specific time measurement</w:t>
        </w:r>
        <w:r>
          <w:rPr>
            <w:noProof/>
            <w:webHidden/>
          </w:rPr>
          <w:tab/>
        </w:r>
        <w:r>
          <w:rPr>
            <w:noProof/>
            <w:webHidden/>
          </w:rPr>
          <w:fldChar w:fldCharType="begin"/>
        </w:r>
        <w:r>
          <w:rPr>
            <w:noProof/>
            <w:webHidden/>
          </w:rPr>
          <w:instrText xml:space="preserve"> PAGEREF _Toc230335792 \h </w:instrText>
        </w:r>
        <w:r>
          <w:rPr>
            <w:noProof/>
            <w:webHidden/>
          </w:rPr>
        </w:r>
        <w:r>
          <w:rPr>
            <w:noProof/>
            <w:webHidden/>
          </w:rPr>
          <w:fldChar w:fldCharType="separate"/>
        </w:r>
        <w:r w:rsidR="00584BBE">
          <w:rPr>
            <w:noProof/>
            <w:webHidden/>
          </w:rPr>
          <w:t>22</w:t>
        </w:r>
        <w:r>
          <w:rPr>
            <w:noProof/>
            <w:webHidden/>
          </w:rPr>
          <w:fldChar w:fldCharType="end"/>
        </w:r>
      </w:hyperlink>
    </w:p>
    <w:p w14:paraId="2D2C3C3E" w14:textId="32AACD7D"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793" w:history="1">
        <w:r w:rsidRPr="00F46932">
          <w:rPr>
            <w:rStyle w:val="Lienhypertexte"/>
            <w:noProof/>
            <w:lang w:val="en-US" w:eastAsia="fr-FR"/>
          </w:rPr>
          <w:t>8.2</w:t>
        </w:r>
        <w:r>
          <w:rPr>
            <w:rFonts w:eastAsiaTheme="minorEastAsia" w:cstheme="minorBidi"/>
            <w:smallCaps w:val="0"/>
            <w:noProof/>
            <w:kern w:val="0"/>
            <w:sz w:val="22"/>
            <w:szCs w:val="22"/>
            <w:lang w:val="fr-FR" w:eastAsia="fr-FR"/>
            <w14:ligatures w14:val="none"/>
          </w:rPr>
          <w:tab/>
        </w:r>
        <w:r w:rsidRPr="00F46932">
          <w:rPr>
            <w:rStyle w:val="Lienhypertexte"/>
            <w:noProof/>
            <w:lang w:val="en-US" w:eastAsia="fr-FR"/>
          </w:rPr>
          <w:t>Measurement period or Climatological day for the other variables</w:t>
        </w:r>
        <w:r>
          <w:rPr>
            <w:noProof/>
            <w:webHidden/>
          </w:rPr>
          <w:tab/>
        </w:r>
        <w:r>
          <w:rPr>
            <w:noProof/>
            <w:webHidden/>
          </w:rPr>
          <w:fldChar w:fldCharType="begin"/>
        </w:r>
        <w:r>
          <w:rPr>
            <w:noProof/>
            <w:webHidden/>
          </w:rPr>
          <w:instrText xml:space="preserve"> PAGEREF _Toc230335793 \h </w:instrText>
        </w:r>
        <w:r>
          <w:rPr>
            <w:noProof/>
            <w:webHidden/>
          </w:rPr>
        </w:r>
        <w:r>
          <w:rPr>
            <w:noProof/>
            <w:webHidden/>
          </w:rPr>
          <w:fldChar w:fldCharType="separate"/>
        </w:r>
        <w:r w:rsidR="00584BBE">
          <w:rPr>
            <w:noProof/>
            <w:webHidden/>
          </w:rPr>
          <w:t>23</w:t>
        </w:r>
        <w:r>
          <w:rPr>
            <w:noProof/>
            <w:webHidden/>
          </w:rPr>
          <w:fldChar w:fldCharType="end"/>
        </w:r>
      </w:hyperlink>
    </w:p>
    <w:p w14:paraId="150FE5BA" w14:textId="75E8AF8C"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794" w:history="1">
        <w:r w:rsidRPr="00F46932">
          <w:rPr>
            <w:rStyle w:val="Lienhypertexte"/>
            <w:noProof/>
            <w:lang w:val="en-US" w:eastAsia="fr-FR"/>
          </w:rPr>
          <w:t>9</w:t>
        </w:r>
        <w:r>
          <w:rPr>
            <w:rFonts w:eastAsiaTheme="minorEastAsia" w:cstheme="minorBidi"/>
            <w:b w:val="0"/>
            <w:bCs w:val="0"/>
            <w:caps w:val="0"/>
            <w:noProof/>
            <w:kern w:val="0"/>
            <w:sz w:val="22"/>
            <w:szCs w:val="22"/>
            <w:lang w:val="fr-FR" w:eastAsia="fr-FR"/>
            <w14:ligatures w14:val="none"/>
          </w:rPr>
          <w:tab/>
        </w:r>
        <w:r w:rsidRPr="00F46932">
          <w:rPr>
            <w:rStyle w:val="Lienhypertexte"/>
            <w:noProof/>
            <w:lang w:val="en-US" w:eastAsia="fr-FR"/>
          </w:rPr>
          <w:t>Quality control and validation workflow</w:t>
        </w:r>
        <w:r>
          <w:rPr>
            <w:noProof/>
            <w:webHidden/>
          </w:rPr>
          <w:tab/>
        </w:r>
        <w:r>
          <w:rPr>
            <w:noProof/>
            <w:webHidden/>
          </w:rPr>
          <w:fldChar w:fldCharType="begin"/>
        </w:r>
        <w:r>
          <w:rPr>
            <w:noProof/>
            <w:webHidden/>
          </w:rPr>
          <w:instrText xml:space="preserve"> PAGEREF _Toc230335794 \h </w:instrText>
        </w:r>
        <w:r>
          <w:rPr>
            <w:noProof/>
            <w:webHidden/>
          </w:rPr>
        </w:r>
        <w:r>
          <w:rPr>
            <w:noProof/>
            <w:webHidden/>
          </w:rPr>
          <w:fldChar w:fldCharType="separate"/>
        </w:r>
        <w:r w:rsidR="00584BBE">
          <w:rPr>
            <w:noProof/>
            <w:webHidden/>
          </w:rPr>
          <w:t>27</w:t>
        </w:r>
        <w:r>
          <w:rPr>
            <w:noProof/>
            <w:webHidden/>
          </w:rPr>
          <w:fldChar w:fldCharType="end"/>
        </w:r>
      </w:hyperlink>
    </w:p>
    <w:p w14:paraId="1DECC3D3" w14:textId="6BFBB6AF"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795" w:history="1">
        <w:r w:rsidRPr="00F46932">
          <w:rPr>
            <w:rStyle w:val="Lienhypertexte"/>
            <w:noProof/>
          </w:rPr>
          <w:t>10</w:t>
        </w:r>
        <w:r>
          <w:rPr>
            <w:rFonts w:eastAsiaTheme="minorEastAsia" w:cstheme="minorBidi"/>
            <w:b w:val="0"/>
            <w:bCs w:val="0"/>
            <w:caps w:val="0"/>
            <w:noProof/>
            <w:kern w:val="0"/>
            <w:sz w:val="22"/>
            <w:szCs w:val="22"/>
            <w:lang w:val="fr-FR" w:eastAsia="fr-FR"/>
            <w14:ligatures w14:val="none"/>
          </w:rPr>
          <w:tab/>
        </w:r>
        <w:r w:rsidRPr="00F46932">
          <w:rPr>
            <w:rStyle w:val="Lienhypertexte"/>
            <w:noProof/>
          </w:rPr>
          <w:t>Representation of quality information and QC flags</w:t>
        </w:r>
        <w:r>
          <w:rPr>
            <w:noProof/>
            <w:webHidden/>
          </w:rPr>
          <w:tab/>
        </w:r>
        <w:r>
          <w:rPr>
            <w:noProof/>
            <w:webHidden/>
          </w:rPr>
          <w:fldChar w:fldCharType="begin"/>
        </w:r>
        <w:r>
          <w:rPr>
            <w:noProof/>
            <w:webHidden/>
          </w:rPr>
          <w:instrText xml:space="preserve"> PAGEREF _Toc230335795 \h </w:instrText>
        </w:r>
        <w:r>
          <w:rPr>
            <w:noProof/>
            <w:webHidden/>
          </w:rPr>
        </w:r>
        <w:r>
          <w:rPr>
            <w:noProof/>
            <w:webHidden/>
          </w:rPr>
          <w:fldChar w:fldCharType="separate"/>
        </w:r>
        <w:r w:rsidR="00584BBE">
          <w:rPr>
            <w:noProof/>
            <w:webHidden/>
          </w:rPr>
          <w:t>28</w:t>
        </w:r>
        <w:r>
          <w:rPr>
            <w:noProof/>
            <w:webHidden/>
          </w:rPr>
          <w:fldChar w:fldCharType="end"/>
        </w:r>
      </w:hyperlink>
    </w:p>
    <w:p w14:paraId="1F21326C" w14:textId="2F092B45"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796" w:history="1">
        <w:r w:rsidRPr="00F46932">
          <w:rPr>
            <w:rStyle w:val="Lienhypertexte"/>
            <w:noProof/>
          </w:rPr>
          <w:t>10.1</w:t>
        </w:r>
        <w:r>
          <w:rPr>
            <w:rFonts w:eastAsiaTheme="minorEastAsia" w:cstheme="minorBidi"/>
            <w:smallCaps w:val="0"/>
            <w:noProof/>
            <w:kern w:val="0"/>
            <w:sz w:val="22"/>
            <w:szCs w:val="22"/>
            <w:lang w:val="fr-FR" w:eastAsia="fr-FR"/>
            <w14:ligatures w14:val="none"/>
          </w:rPr>
          <w:tab/>
        </w:r>
        <w:r w:rsidRPr="00F46932">
          <w:rPr>
            <w:rStyle w:val="Lienhypertexte"/>
            <w:noProof/>
          </w:rPr>
          <w:t>Data checked and declared “Good”</w:t>
        </w:r>
        <w:r>
          <w:rPr>
            <w:noProof/>
            <w:webHidden/>
          </w:rPr>
          <w:tab/>
        </w:r>
        <w:r>
          <w:rPr>
            <w:noProof/>
            <w:webHidden/>
          </w:rPr>
          <w:fldChar w:fldCharType="begin"/>
        </w:r>
        <w:r>
          <w:rPr>
            <w:noProof/>
            <w:webHidden/>
          </w:rPr>
          <w:instrText xml:space="preserve"> PAGEREF _Toc230335796 \h </w:instrText>
        </w:r>
        <w:r>
          <w:rPr>
            <w:noProof/>
            <w:webHidden/>
          </w:rPr>
        </w:r>
        <w:r>
          <w:rPr>
            <w:noProof/>
            <w:webHidden/>
          </w:rPr>
          <w:fldChar w:fldCharType="separate"/>
        </w:r>
        <w:r w:rsidR="00584BBE">
          <w:rPr>
            <w:noProof/>
            <w:webHidden/>
          </w:rPr>
          <w:t>29</w:t>
        </w:r>
        <w:r>
          <w:rPr>
            <w:noProof/>
            <w:webHidden/>
          </w:rPr>
          <w:fldChar w:fldCharType="end"/>
        </w:r>
      </w:hyperlink>
    </w:p>
    <w:p w14:paraId="5798189F" w14:textId="2B26AF08"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797" w:history="1">
        <w:r w:rsidRPr="00F46932">
          <w:rPr>
            <w:rStyle w:val="Lienhypertexte"/>
            <w:noProof/>
          </w:rPr>
          <w:t>10.2</w:t>
        </w:r>
        <w:r>
          <w:rPr>
            <w:rFonts w:eastAsiaTheme="minorEastAsia" w:cstheme="minorBidi"/>
            <w:smallCaps w:val="0"/>
            <w:noProof/>
            <w:kern w:val="0"/>
            <w:sz w:val="22"/>
            <w:szCs w:val="22"/>
            <w:lang w:val="fr-FR" w:eastAsia="fr-FR"/>
            <w14:ligatures w14:val="none"/>
          </w:rPr>
          <w:tab/>
        </w:r>
        <w:r w:rsidRPr="00F46932">
          <w:rPr>
            <w:rStyle w:val="Lienhypertexte"/>
            <w:noProof/>
          </w:rPr>
          <w:t>Data checked and declared “Suspect”</w:t>
        </w:r>
        <w:r>
          <w:rPr>
            <w:noProof/>
            <w:webHidden/>
          </w:rPr>
          <w:tab/>
        </w:r>
        <w:r>
          <w:rPr>
            <w:noProof/>
            <w:webHidden/>
          </w:rPr>
          <w:fldChar w:fldCharType="begin"/>
        </w:r>
        <w:r>
          <w:rPr>
            <w:noProof/>
            <w:webHidden/>
          </w:rPr>
          <w:instrText xml:space="preserve"> PAGEREF _Toc230335797 \h </w:instrText>
        </w:r>
        <w:r>
          <w:rPr>
            <w:noProof/>
            <w:webHidden/>
          </w:rPr>
        </w:r>
        <w:r>
          <w:rPr>
            <w:noProof/>
            <w:webHidden/>
          </w:rPr>
          <w:fldChar w:fldCharType="separate"/>
        </w:r>
        <w:r w:rsidR="00584BBE">
          <w:rPr>
            <w:noProof/>
            <w:webHidden/>
          </w:rPr>
          <w:t>29</w:t>
        </w:r>
        <w:r>
          <w:rPr>
            <w:noProof/>
            <w:webHidden/>
          </w:rPr>
          <w:fldChar w:fldCharType="end"/>
        </w:r>
      </w:hyperlink>
    </w:p>
    <w:p w14:paraId="00F57F3B" w14:textId="06D4D19B"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798" w:history="1">
        <w:r w:rsidRPr="00F46932">
          <w:rPr>
            <w:rStyle w:val="Lienhypertexte"/>
            <w:noProof/>
          </w:rPr>
          <w:t>10.3</w:t>
        </w:r>
        <w:r>
          <w:rPr>
            <w:rFonts w:eastAsiaTheme="minorEastAsia" w:cstheme="minorBidi"/>
            <w:smallCaps w:val="0"/>
            <w:noProof/>
            <w:kern w:val="0"/>
            <w:sz w:val="22"/>
            <w:szCs w:val="22"/>
            <w:lang w:val="fr-FR" w:eastAsia="fr-FR"/>
            <w14:ligatures w14:val="none"/>
          </w:rPr>
          <w:tab/>
        </w:r>
        <w:r w:rsidRPr="00F46932">
          <w:rPr>
            <w:rStyle w:val="Lienhypertexte"/>
            <w:noProof/>
          </w:rPr>
          <w:t>Data checked and declared “Aggregated”</w:t>
        </w:r>
        <w:r>
          <w:rPr>
            <w:noProof/>
            <w:webHidden/>
          </w:rPr>
          <w:tab/>
        </w:r>
        <w:r>
          <w:rPr>
            <w:noProof/>
            <w:webHidden/>
          </w:rPr>
          <w:fldChar w:fldCharType="begin"/>
        </w:r>
        <w:r>
          <w:rPr>
            <w:noProof/>
            <w:webHidden/>
          </w:rPr>
          <w:instrText xml:space="preserve"> PAGEREF _Toc230335798 \h </w:instrText>
        </w:r>
        <w:r>
          <w:rPr>
            <w:noProof/>
            <w:webHidden/>
          </w:rPr>
        </w:r>
        <w:r>
          <w:rPr>
            <w:noProof/>
            <w:webHidden/>
          </w:rPr>
          <w:fldChar w:fldCharType="separate"/>
        </w:r>
        <w:r w:rsidR="00584BBE">
          <w:rPr>
            <w:noProof/>
            <w:webHidden/>
          </w:rPr>
          <w:t>29</w:t>
        </w:r>
        <w:r>
          <w:rPr>
            <w:noProof/>
            <w:webHidden/>
          </w:rPr>
          <w:fldChar w:fldCharType="end"/>
        </w:r>
      </w:hyperlink>
    </w:p>
    <w:p w14:paraId="651EAA63" w14:textId="367D862F"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799" w:history="1">
        <w:r w:rsidRPr="00F46932">
          <w:rPr>
            <w:rStyle w:val="Lienhypertexte"/>
            <w:noProof/>
          </w:rPr>
          <w:t>10.4</w:t>
        </w:r>
        <w:r>
          <w:rPr>
            <w:rFonts w:eastAsiaTheme="minorEastAsia" w:cstheme="minorBidi"/>
            <w:smallCaps w:val="0"/>
            <w:noProof/>
            <w:kern w:val="0"/>
            <w:sz w:val="22"/>
            <w:szCs w:val="22"/>
            <w:lang w:val="fr-FR" w:eastAsia="fr-FR"/>
            <w14:ligatures w14:val="none"/>
          </w:rPr>
          <w:tab/>
        </w:r>
        <w:r w:rsidRPr="00F46932">
          <w:rPr>
            <w:rStyle w:val="Lienhypertexte"/>
            <w:noProof/>
          </w:rPr>
          <w:t>Data checked and declared “Out of instrument range/instrument failure”</w:t>
        </w:r>
        <w:r>
          <w:rPr>
            <w:noProof/>
            <w:webHidden/>
          </w:rPr>
          <w:tab/>
        </w:r>
        <w:r>
          <w:rPr>
            <w:noProof/>
            <w:webHidden/>
          </w:rPr>
          <w:fldChar w:fldCharType="begin"/>
        </w:r>
        <w:r>
          <w:rPr>
            <w:noProof/>
            <w:webHidden/>
          </w:rPr>
          <w:instrText xml:space="preserve"> PAGEREF _Toc230335799 \h </w:instrText>
        </w:r>
        <w:r>
          <w:rPr>
            <w:noProof/>
            <w:webHidden/>
          </w:rPr>
        </w:r>
        <w:r>
          <w:rPr>
            <w:noProof/>
            <w:webHidden/>
          </w:rPr>
          <w:fldChar w:fldCharType="separate"/>
        </w:r>
        <w:r w:rsidR="00584BBE">
          <w:rPr>
            <w:noProof/>
            <w:webHidden/>
          </w:rPr>
          <w:t>29</w:t>
        </w:r>
        <w:r>
          <w:rPr>
            <w:noProof/>
            <w:webHidden/>
          </w:rPr>
          <w:fldChar w:fldCharType="end"/>
        </w:r>
      </w:hyperlink>
    </w:p>
    <w:p w14:paraId="647B7B65" w14:textId="531A140D"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00" w:history="1">
        <w:r w:rsidRPr="00F46932">
          <w:rPr>
            <w:rStyle w:val="Lienhypertexte"/>
            <w:noProof/>
          </w:rPr>
          <w:t>10.5</w:t>
        </w:r>
        <w:r>
          <w:rPr>
            <w:rFonts w:eastAsiaTheme="minorEastAsia" w:cstheme="minorBidi"/>
            <w:smallCaps w:val="0"/>
            <w:noProof/>
            <w:kern w:val="0"/>
            <w:sz w:val="22"/>
            <w:szCs w:val="22"/>
            <w:lang w:val="fr-FR" w:eastAsia="fr-FR"/>
            <w14:ligatures w14:val="none"/>
          </w:rPr>
          <w:tab/>
        </w:r>
        <w:r w:rsidRPr="00F46932">
          <w:rPr>
            <w:rStyle w:val="Lienhypertexte"/>
            <w:noProof/>
          </w:rPr>
          <w:t>Data checked and declared aggregated and out of instrument range</w:t>
        </w:r>
        <w:r>
          <w:rPr>
            <w:noProof/>
            <w:webHidden/>
          </w:rPr>
          <w:tab/>
        </w:r>
        <w:r>
          <w:rPr>
            <w:noProof/>
            <w:webHidden/>
          </w:rPr>
          <w:fldChar w:fldCharType="begin"/>
        </w:r>
        <w:r>
          <w:rPr>
            <w:noProof/>
            <w:webHidden/>
          </w:rPr>
          <w:instrText xml:space="preserve"> PAGEREF _Toc230335800 \h </w:instrText>
        </w:r>
        <w:r>
          <w:rPr>
            <w:noProof/>
            <w:webHidden/>
          </w:rPr>
        </w:r>
        <w:r>
          <w:rPr>
            <w:noProof/>
            <w:webHidden/>
          </w:rPr>
          <w:fldChar w:fldCharType="separate"/>
        </w:r>
        <w:r w:rsidR="00584BBE">
          <w:rPr>
            <w:noProof/>
            <w:webHidden/>
          </w:rPr>
          <w:t>29</w:t>
        </w:r>
        <w:r>
          <w:rPr>
            <w:noProof/>
            <w:webHidden/>
          </w:rPr>
          <w:fldChar w:fldCharType="end"/>
        </w:r>
      </w:hyperlink>
    </w:p>
    <w:p w14:paraId="7039B86A" w14:textId="0EAC0E9E"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01" w:history="1">
        <w:r w:rsidRPr="00F46932">
          <w:rPr>
            <w:rStyle w:val="Lienhypertexte"/>
            <w:noProof/>
          </w:rPr>
          <w:t>10.6</w:t>
        </w:r>
        <w:r>
          <w:rPr>
            <w:rFonts w:eastAsiaTheme="minorEastAsia" w:cstheme="minorBidi"/>
            <w:smallCaps w:val="0"/>
            <w:noProof/>
            <w:kern w:val="0"/>
            <w:sz w:val="22"/>
            <w:szCs w:val="22"/>
            <w:lang w:val="fr-FR" w:eastAsia="fr-FR"/>
            <w14:ligatures w14:val="none"/>
          </w:rPr>
          <w:tab/>
        </w:r>
        <w:r w:rsidRPr="00F46932">
          <w:rPr>
            <w:rStyle w:val="Lienhypertexte"/>
            <w:noProof/>
          </w:rPr>
          <w:t>Parameter is not measured at the station.</w:t>
        </w:r>
        <w:r>
          <w:rPr>
            <w:noProof/>
            <w:webHidden/>
          </w:rPr>
          <w:tab/>
        </w:r>
        <w:r>
          <w:rPr>
            <w:noProof/>
            <w:webHidden/>
          </w:rPr>
          <w:fldChar w:fldCharType="begin"/>
        </w:r>
        <w:r>
          <w:rPr>
            <w:noProof/>
            <w:webHidden/>
          </w:rPr>
          <w:instrText xml:space="preserve"> PAGEREF _Toc230335801 \h </w:instrText>
        </w:r>
        <w:r>
          <w:rPr>
            <w:noProof/>
            <w:webHidden/>
          </w:rPr>
        </w:r>
        <w:r>
          <w:rPr>
            <w:noProof/>
            <w:webHidden/>
          </w:rPr>
          <w:fldChar w:fldCharType="separate"/>
        </w:r>
        <w:r w:rsidR="00584BBE">
          <w:rPr>
            <w:noProof/>
            <w:webHidden/>
          </w:rPr>
          <w:t>30</w:t>
        </w:r>
        <w:r>
          <w:rPr>
            <w:noProof/>
            <w:webHidden/>
          </w:rPr>
          <w:fldChar w:fldCharType="end"/>
        </w:r>
      </w:hyperlink>
    </w:p>
    <w:p w14:paraId="7164BBD5" w14:textId="5A4BE9F8"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02" w:history="1">
        <w:r w:rsidRPr="00F46932">
          <w:rPr>
            <w:rStyle w:val="Lienhypertexte"/>
            <w:noProof/>
          </w:rPr>
          <w:t>10.7</w:t>
        </w:r>
        <w:r>
          <w:rPr>
            <w:rFonts w:eastAsiaTheme="minorEastAsia" w:cstheme="minorBidi"/>
            <w:smallCaps w:val="0"/>
            <w:noProof/>
            <w:kern w:val="0"/>
            <w:sz w:val="22"/>
            <w:szCs w:val="22"/>
            <w:lang w:val="fr-FR" w:eastAsia="fr-FR"/>
            <w14:ligatures w14:val="none"/>
          </w:rPr>
          <w:tab/>
        </w:r>
        <w:r w:rsidRPr="00F46932">
          <w:rPr>
            <w:rStyle w:val="Lienhypertexte"/>
            <w:noProof/>
          </w:rPr>
          <w:t>Data value not provided.</w:t>
        </w:r>
        <w:r>
          <w:rPr>
            <w:noProof/>
            <w:webHidden/>
          </w:rPr>
          <w:tab/>
        </w:r>
        <w:r>
          <w:rPr>
            <w:noProof/>
            <w:webHidden/>
          </w:rPr>
          <w:fldChar w:fldCharType="begin"/>
        </w:r>
        <w:r>
          <w:rPr>
            <w:noProof/>
            <w:webHidden/>
          </w:rPr>
          <w:instrText xml:space="preserve"> PAGEREF _Toc230335802 \h </w:instrText>
        </w:r>
        <w:r>
          <w:rPr>
            <w:noProof/>
            <w:webHidden/>
          </w:rPr>
        </w:r>
        <w:r>
          <w:rPr>
            <w:noProof/>
            <w:webHidden/>
          </w:rPr>
          <w:fldChar w:fldCharType="separate"/>
        </w:r>
        <w:r w:rsidR="00584BBE">
          <w:rPr>
            <w:noProof/>
            <w:webHidden/>
          </w:rPr>
          <w:t>30</w:t>
        </w:r>
        <w:r>
          <w:rPr>
            <w:noProof/>
            <w:webHidden/>
          </w:rPr>
          <w:fldChar w:fldCharType="end"/>
        </w:r>
      </w:hyperlink>
    </w:p>
    <w:p w14:paraId="4086C800" w14:textId="32BCCFDB"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03" w:history="1">
        <w:r w:rsidRPr="00F46932">
          <w:rPr>
            <w:rStyle w:val="Lienhypertexte"/>
            <w:noProof/>
          </w:rPr>
          <w:t>10.8</w:t>
        </w:r>
        <w:r>
          <w:rPr>
            <w:rFonts w:eastAsiaTheme="minorEastAsia" w:cstheme="minorBidi"/>
            <w:smallCaps w:val="0"/>
            <w:noProof/>
            <w:kern w:val="0"/>
            <w:sz w:val="22"/>
            <w:szCs w:val="22"/>
            <w:lang w:val="fr-FR" w:eastAsia="fr-FR"/>
            <w14:ligatures w14:val="none"/>
          </w:rPr>
          <w:tab/>
        </w:r>
        <w:r w:rsidRPr="00F46932">
          <w:rPr>
            <w:rStyle w:val="Lienhypertexte"/>
            <w:noProof/>
          </w:rPr>
          <w:t>Data unchecked</w:t>
        </w:r>
        <w:r>
          <w:rPr>
            <w:noProof/>
            <w:webHidden/>
          </w:rPr>
          <w:tab/>
        </w:r>
        <w:r>
          <w:rPr>
            <w:noProof/>
            <w:webHidden/>
          </w:rPr>
          <w:fldChar w:fldCharType="begin"/>
        </w:r>
        <w:r>
          <w:rPr>
            <w:noProof/>
            <w:webHidden/>
          </w:rPr>
          <w:instrText xml:space="preserve"> PAGEREF _Toc230335803 \h </w:instrText>
        </w:r>
        <w:r>
          <w:rPr>
            <w:noProof/>
            <w:webHidden/>
          </w:rPr>
        </w:r>
        <w:r>
          <w:rPr>
            <w:noProof/>
            <w:webHidden/>
          </w:rPr>
          <w:fldChar w:fldCharType="separate"/>
        </w:r>
        <w:r w:rsidR="00584BBE">
          <w:rPr>
            <w:noProof/>
            <w:webHidden/>
          </w:rPr>
          <w:t>30</w:t>
        </w:r>
        <w:r>
          <w:rPr>
            <w:noProof/>
            <w:webHidden/>
          </w:rPr>
          <w:fldChar w:fldCharType="end"/>
        </w:r>
      </w:hyperlink>
    </w:p>
    <w:p w14:paraId="0DB377F4" w14:textId="6D57CA09"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04" w:history="1">
        <w:r w:rsidRPr="00F46932">
          <w:rPr>
            <w:rStyle w:val="Lienhypertexte"/>
            <w:noProof/>
          </w:rPr>
          <w:t>10.9</w:t>
        </w:r>
        <w:r>
          <w:rPr>
            <w:rFonts w:eastAsiaTheme="minorEastAsia" w:cstheme="minorBidi"/>
            <w:smallCaps w:val="0"/>
            <w:noProof/>
            <w:kern w:val="0"/>
            <w:sz w:val="22"/>
            <w:szCs w:val="22"/>
            <w:lang w:val="fr-FR" w:eastAsia="fr-FR"/>
            <w14:ligatures w14:val="none"/>
          </w:rPr>
          <w:tab/>
        </w:r>
        <w:r w:rsidRPr="00F46932">
          <w:rPr>
            <w:rStyle w:val="Lienhypertexte"/>
            <w:noProof/>
          </w:rPr>
          <w:t>Quality control information is unavailable.</w:t>
        </w:r>
        <w:r>
          <w:rPr>
            <w:noProof/>
            <w:webHidden/>
          </w:rPr>
          <w:tab/>
        </w:r>
        <w:r>
          <w:rPr>
            <w:noProof/>
            <w:webHidden/>
          </w:rPr>
          <w:fldChar w:fldCharType="begin"/>
        </w:r>
        <w:r>
          <w:rPr>
            <w:noProof/>
            <w:webHidden/>
          </w:rPr>
          <w:instrText xml:space="preserve"> PAGEREF _Toc230335804 \h </w:instrText>
        </w:r>
        <w:r>
          <w:rPr>
            <w:noProof/>
            <w:webHidden/>
          </w:rPr>
        </w:r>
        <w:r>
          <w:rPr>
            <w:noProof/>
            <w:webHidden/>
          </w:rPr>
          <w:fldChar w:fldCharType="separate"/>
        </w:r>
        <w:r w:rsidR="00584BBE">
          <w:rPr>
            <w:noProof/>
            <w:webHidden/>
          </w:rPr>
          <w:t>30</w:t>
        </w:r>
        <w:r>
          <w:rPr>
            <w:noProof/>
            <w:webHidden/>
          </w:rPr>
          <w:fldChar w:fldCharType="end"/>
        </w:r>
      </w:hyperlink>
    </w:p>
    <w:p w14:paraId="390D77D9" w14:textId="6F02B511"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805" w:history="1">
        <w:r w:rsidRPr="00F46932">
          <w:rPr>
            <w:rStyle w:val="Lienhypertexte"/>
            <w:noProof/>
            <w:lang w:val="en-US"/>
          </w:rPr>
          <w:t>11</w:t>
        </w:r>
        <w:r>
          <w:rPr>
            <w:rFonts w:eastAsiaTheme="minorEastAsia" w:cstheme="minorBidi"/>
            <w:b w:val="0"/>
            <w:bCs w:val="0"/>
            <w:caps w:val="0"/>
            <w:noProof/>
            <w:kern w:val="0"/>
            <w:sz w:val="22"/>
            <w:szCs w:val="22"/>
            <w:lang w:val="fr-FR" w:eastAsia="fr-FR"/>
            <w14:ligatures w14:val="none"/>
          </w:rPr>
          <w:tab/>
        </w:r>
        <w:r w:rsidRPr="00F46932">
          <w:rPr>
            <w:rStyle w:val="Lienhypertexte"/>
            <w:noProof/>
            <w:lang w:val="en-US"/>
          </w:rPr>
          <w:t>Illustrative use cases flag assignment</w:t>
        </w:r>
        <w:r>
          <w:rPr>
            <w:noProof/>
            <w:webHidden/>
          </w:rPr>
          <w:tab/>
        </w:r>
        <w:r>
          <w:rPr>
            <w:noProof/>
            <w:webHidden/>
          </w:rPr>
          <w:fldChar w:fldCharType="begin"/>
        </w:r>
        <w:r>
          <w:rPr>
            <w:noProof/>
            <w:webHidden/>
          </w:rPr>
          <w:instrText xml:space="preserve"> PAGEREF _Toc230335805 \h </w:instrText>
        </w:r>
        <w:r>
          <w:rPr>
            <w:noProof/>
            <w:webHidden/>
          </w:rPr>
        </w:r>
        <w:r>
          <w:rPr>
            <w:noProof/>
            <w:webHidden/>
          </w:rPr>
          <w:fldChar w:fldCharType="separate"/>
        </w:r>
        <w:r w:rsidR="00584BBE">
          <w:rPr>
            <w:noProof/>
            <w:webHidden/>
          </w:rPr>
          <w:t>31</w:t>
        </w:r>
        <w:r>
          <w:rPr>
            <w:noProof/>
            <w:webHidden/>
          </w:rPr>
          <w:fldChar w:fldCharType="end"/>
        </w:r>
      </w:hyperlink>
    </w:p>
    <w:p w14:paraId="54BBA01D" w14:textId="6EFA5A0F"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06" w:history="1">
        <w:r w:rsidRPr="00F46932">
          <w:rPr>
            <w:rStyle w:val="Lienhypertexte"/>
            <w:noProof/>
          </w:rPr>
          <w:t>11.1</w:t>
        </w:r>
        <w:r>
          <w:rPr>
            <w:rFonts w:eastAsiaTheme="minorEastAsia" w:cstheme="minorBidi"/>
            <w:smallCaps w:val="0"/>
            <w:noProof/>
            <w:kern w:val="0"/>
            <w:sz w:val="22"/>
            <w:szCs w:val="22"/>
            <w:lang w:val="fr-FR" w:eastAsia="fr-FR"/>
            <w14:ligatures w14:val="none"/>
          </w:rPr>
          <w:tab/>
        </w:r>
        <w:r w:rsidRPr="00F46932">
          <w:rPr>
            <w:rStyle w:val="Lienhypertexte"/>
            <w:noProof/>
          </w:rPr>
          <w:t>Use case: Parameter not measured at the station</w:t>
        </w:r>
        <w:r>
          <w:rPr>
            <w:noProof/>
            <w:webHidden/>
          </w:rPr>
          <w:tab/>
        </w:r>
        <w:r>
          <w:rPr>
            <w:noProof/>
            <w:webHidden/>
          </w:rPr>
          <w:fldChar w:fldCharType="begin"/>
        </w:r>
        <w:r>
          <w:rPr>
            <w:noProof/>
            <w:webHidden/>
          </w:rPr>
          <w:instrText xml:space="preserve"> PAGEREF _Toc230335806 \h </w:instrText>
        </w:r>
        <w:r>
          <w:rPr>
            <w:noProof/>
            <w:webHidden/>
          </w:rPr>
        </w:r>
        <w:r>
          <w:rPr>
            <w:noProof/>
            <w:webHidden/>
          </w:rPr>
          <w:fldChar w:fldCharType="separate"/>
        </w:r>
        <w:r w:rsidR="00584BBE">
          <w:rPr>
            <w:noProof/>
            <w:webHidden/>
          </w:rPr>
          <w:t>31</w:t>
        </w:r>
        <w:r>
          <w:rPr>
            <w:noProof/>
            <w:webHidden/>
          </w:rPr>
          <w:fldChar w:fldCharType="end"/>
        </w:r>
      </w:hyperlink>
    </w:p>
    <w:p w14:paraId="3CFA6209" w14:textId="4E321AD4"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07" w:history="1">
        <w:r w:rsidRPr="00F46932">
          <w:rPr>
            <w:rStyle w:val="Lienhypertexte"/>
            <w:noProof/>
          </w:rPr>
          <w:t>11.2</w:t>
        </w:r>
        <w:r>
          <w:rPr>
            <w:rFonts w:eastAsiaTheme="minorEastAsia" w:cstheme="minorBidi"/>
            <w:smallCaps w:val="0"/>
            <w:noProof/>
            <w:kern w:val="0"/>
            <w:sz w:val="22"/>
            <w:szCs w:val="22"/>
            <w:lang w:val="fr-FR" w:eastAsia="fr-FR"/>
            <w14:ligatures w14:val="none"/>
          </w:rPr>
          <w:tab/>
        </w:r>
        <w:r w:rsidRPr="00F46932">
          <w:rPr>
            <w:rStyle w:val="Lienhypertexte"/>
            <w:noProof/>
          </w:rPr>
          <w:t>Use case: Parameter measured at the station, but the value for the day is missing</w:t>
        </w:r>
        <w:r>
          <w:rPr>
            <w:noProof/>
            <w:webHidden/>
          </w:rPr>
          <w:tab/>
        </w:r>
        <w:r>
          <w:rPr>
            <w:noProof/>
            <w:webHidden/>
          </w:rPr>
          <w:fldChar w:fldCharType="begin"/>
        </w:r>
        <w:r>
          <w:rPr>
            <w:noProof/>
            <w:webHidden/>
          </w:rPr>
          <w:instrText xml:space="preserve"> PAGEREF _Toc230335807 \h </w:instrText>
        </w:r>
        <w:r>
          <w:rPr>
            <w:noProof/>
            <w:webHidden/>
          </w:rPr>
        </w:r>
        <w:r>
          <w:rPr>
            <w:noProof/>
            <w:webHidden/>
          </w:rPr>
          <w:fldChar w:fldCharType="separate"/>
        </w:r>
        <w:r w:rsidR="00584BBE">
          <w:rPr>
            <w:noProof/>
            <w:webHidden/>
          </w:rPr>
          <w:t>31</w:t>
        </w:r>
        <w:r>
          <w:rPr>
            <w:noProof/>
            <w:webHidden/>
          </w:rPr>
          <w:fldChar w:fldCharType="end"/>
        </w:r>
      </w:hyperlink>
    </w:p>
    <w:p w14:paraId="6C8FC384" w14:textId="62CF8E2F"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08" w:history="1">
        <w:r w:rsidRPr="00F46932">
          <w:rPr>
            <w:rStyle w:val="Lienhypertexte"/>
            <w:noProof/>
          </w:rPr>
          <w:t>11.3</w:t>
        </w:r>
        <w:r>
          <w:rPr>
            <w:rFonts w:eastAsiaTheme="minorEastAsia" w:cstheme="minorBidi"/>
            <w:smallCaps w:val="0"/>
            <w:noProof/>
            <w:kern w:val="0"/>
            <w:sz w:val="22"/>
            <w:szCs w:val="22"/>
            <w:lang w:val="fr-FR" w:eastAsia="fr-FR"/>
            <w14:ligatures w14:val="none"/>
          </w:rPr>
          <w:tab/>
        </w:r>
        <w:r w:rsidRPr="00F46932">
          <w:rPr>
            <w:rStyle w:val="Lienhypertexte"/>
            <w:noProof/>
          </w:rPr>
          <w:t>Use case: QC not provided</w:t>
        </w:r>
        <w:r>
          <w:rPr>
            <w:noProof/>
            <w:webHidden/>
          </w:rPr>
          <w:tab/>
        </w:r>
        <w:r>
          <w:rPr>
            <w:noProof/>
            <w:webHidden/>
          </w:rPr>
          <w:fldChar w:fldCharType="begin"/>
        </w:r>
        <w:r>
          <w:rPr>
            <w:noProof/>
            <w:webHidden/>
          </w:rPr>
          <w:instrText xml:space="preserve"> PAGEREF _Toc230335808 \h </w:instrText>
        </w:r>
        <w:r>
          <w:rPr>
            <w:noProof/>
            <w:webHidden/>
          </w:rPr>
        </w:r>
        <w:r>
          <w:rPr>
            <w:noProof/>
            <w:webHidden/>
          </w:rPr>
          <w:fldChar w:fldCharType="separate"/>
        </w:r>
        <w:r w:rsidR="00584BBE">
          <w:rPr>
            <w:noProof/>
            <w:webHidden/>
          </w:rPr>
          <w:t>31</w:t>
        </w:r>
        <w:r>
          <w:rPr>
            <w:noProof/>
            <w:webHidden/>
          </w:rPr>
          <w:fldChar w:fldCharType="end"/>
        </w:r>
      </w:hyperlink>
    </w:p>
    <w:p w14:paraId="624C8D65" w14:textId="2CA8BFA8"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09" w:history="1">
        <w:r w:rsidRPr="00F46932">
          <w:rPr>
            <w:rStyle w:val="Lienhypertexte"/>
            <w:noProof/>
          </w:rPr>
          <w:t>11.4</w:t>
        </w:r>
        <w:r>
          <w:rPr>
            <w:rFonts w:eastAsiaTheme="minorEastAsia" w:cstheme="minorBidi"/>
            <w:smallCaps w:val="0"/>
            <w:noProof/>
            <w:kern w:val="0"/>
            <w:sz w:val="22"/>
            <w:szCs w:val="22"/>
            <w:lang w:val="fr-FR" w:eastAsia="fr-FR"/>
            <w14:ligatures w14:val="none"/>
          </w:rPr>
          <w:tab/>
        </w:r>
        <w:r w:rsidRPr="00F46932">
          <w:rPr>
            <w:rStyle w:val="Lienhypertexte"/>
            <w:noProof/>
          </w:rPr>
          <w:t>Use case: Raingauge overflowed/out of instrument range</w:t>
        </w:r>
        <w:r>
          <w:rPr>
            <w:noProof/>
            <w:webHidden/>
          </w:rPr>
          <w:tab/>
        </w:r>
        <w:r>
          <w:rPr>
            <w:noProof/>
            <w:webHidden/>
          </w:rPr>
          <w:fldChar w:fldCharType="begin"/>
        </w:r>
        <w:r>
          <w:rPr>
            <w:noProof/>
            <w:webHidden/>
          </w:rPr>
          <w:instrText xml:space="preserve"> PAGEREF _Toc230335809 \h </w:instrText>
        </w:r>
        <w:r>
          <w:rPr>
            <w:noProof/>
            <w:webHidden/>
          </w:rPr>
        </w:r>
        <w:r>
          <w:rPr>
            <w:noProof/>
            <w:webHidden/>
          </w:rPr>
          <w:fldChar w:fldCharType="separate"/>
        </w:r>
        <w:r w:rsidR="00584BBE">
          <w:rPr>
            <w:noProof/>
            <w:webHidden/>
          </w:rPr>
          <w:t>32</w:t>
        </w:r>
        <w:r>
          <w:rPr>
            <w:noProof/>
            <w:webHidden/>
          </w:rPr>
          <w:fldChar w:fldCharType="end"/>
        </w:r>
      </w:hyperlink>
    </w:p>
    <w:p w14:paraId="2DD95201" w14:textId="4312E54E"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10" w:history="1">
        <w:r w:rsidRPr="00F46932">
          <w:rPr>
            <w:rStyle w:val="Lienhypertexte"/>
            <w:noProof/>
          </w:rPr>
          <w:t>11.5</w:t>
        </w:r>
        <w:r>
          <w:rPr>
            <w:rFonts w:eastAsiaTheme="minorEastAsia" w:cstheme="minorBidi"/>
            <w:smallCaps w:val="0"/>
            <w:noProof/>
            <w:kern w:val="0"/>
            <w:sz w:val="22"/>
            <w:szCs w:val="22"/>
            <w:lang w:val="fr-FR" w:eastAsia="fr-FR"/>
            <w14:ligatures w14:val="none"/>
          </w:rPr>
          <w:tab/>
        </w:r>
        <w:r w:rsidRPr="00F46932">
          <w:rPr>
            <w:rStyle w:val="Lienhypertexte"/>
            <w:noProof/>
          </w:rPr>
          <w:t>Use case: Aggregation</w:t>
        </w:r>
        <w:r>
          <w:rPr>
            <w:noProof/>
            <w:webHidden/>
          </w:rPr>
          <w:tab/>
        </w:r>
        <w:r>
          <w:rPr>
            <w:noProof/>
            <w:webHidden/>
          </w:rPr>
          <w:fldChar w:fldCharType="begin"/>
        </w:r>
        <w:r>
          <w:rPr>
            <w:noProof/>
            <w:webHidden/>
          </w:rPr>
          <w:instrText xml:space="preserve"> PAGEREF _Toc230335810 \h </w:instrText>
        </w:r>
        <w:r>
          <w:rPr>
            <w:noProof/>
            <w:webHidden/>
          </w:rPr>
        </w:r>
        <w:r>
          <w:rPr>
            <w:noProof/>
            <w:webHidden/>
          </w:rPr>
          <w:fldChar w:fldCharType="separate"/>
        </w:r>
        <w:r w:rsidR="00584BBE">
          <w:rPr>
            <w:noProof/>
            <w:webHidden/>
          </w:rPr>
          <w:t>32</w:t>
        </w:r>
        <w:r>
          <w:rPr>
            <w:noProof/>
            <w:webHidden/>
          </w:rPr>
          <w:fldChar w:fldCharType="end"/>
        </w:r>
      </w:hyperlink>
    </w:p>
    <w:p w14:paraId="052BC2F0" w14:textId="0F5ABF48"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11" w:history="1">
        <w:r w:rsidRPr="00F46932">
          <w:rPr>
            <w:rStyle w:val="Lienhypertexte"/>
            <w:noProof/>
          </w:rPr>
          <w:t>11.6</w:t>
        </w:r>
        <w:r>
          <w:rPr>
            <w:rFonts w:eastAsiaTheme="minorEastAsia" w:cstheme="minorBidi"/>
            <w:smallCaps w:val="0"/>
            <w:noProof/>
            <w:kern w:val="0"/>
            <w:sz w:val="22"/>
            <w:szCs w:val="22"/>
            <w:lang w:val="fr-FR" w:eastAsia="fr-FR"/>
            <w14:ligatures w14:val="none"/>
          </w:rPr>
          <w:tab/>
        </w:r>
        <w:r w:rsidRPr="00F46932">
          <w:rPr>
            <w:rStyle w:val="Lienhypertexte"/>
            <w:noProof/>
          </w:rPr>
          <w:t>Use case: Aggregation with instrument in maintenance</w:t>
        </w:r>
        <w:r>
          <w:rPr>
            <w:noProof/>
            <w:webHidden/>
          </w:rPr>
          <w:tab/>
        </w:r>
        <w:r>
          <w:rPr>
            <w:noProof/>
            <w:webHidden/>
          </w:rPr>
          <w:fldChar w:fldCharType="begin"/>
        </w:r>
        <w:r>
          <w:rPr>
            <w:noProof/>
            <w:webHidden/>
          </w:rPr>
          <w:instrText xml:space="preserve"> PAGEREF _Toc230335811 \h </w:instrText>
        </w:r>
        <w:r>
          <w:rPr>
            <w:noProof/>
            <w:webHidden/>
          </w:rPr>
        </w:r>
        <w:r>
          <w:rPr>
            <w:noProof/>
            <w:webHidden/>
          </w:rPr>
          <w:fldChar w:fldCharType="separate"/>
        </w:r>
        <w:r w:rsidR="00584BBE">
          <w:rPr>
            <w:noProof/>
            <w:webHidden/>
          </w:rPr>
          <w:t>33</w:t>
        </w:r>
        <w:r>
          <w:rPr>
            <w:noProof/>
            <w:webHidden/>
          </w:rPr>
          <w:fldChar w:fldCharType="end"/>
        </w:r>
      </w:hyperlink>
    </w:p>
    <w:p w14:paraId="7AE22B1B" w14:textId="7EA96B12"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12" w:history="1">
        <w:r w:rsidRPr="00F46932">
          <w:rPr>
            <w:rStyle w:val="Lienhypertexte"/>
            <w:noProof/>
          </w:rPr>
          <w:t>11.7</w:t>
        </w:r>
        <w:r>
          <w:rPr>
            <w:rFonts w:eastAsiaTheme="minorEastAsia" w:cstheme="minorBidi"/>
            <w:smallCaps w:val="0"/>
            <w:noProof/>
            <w:kern w:val="0"/>
            <w:sz w:val="22"/>
            <w:szCs w:val="22"/>
            <w:lang w:val="fr-FR" w:eastAsia="fr-FR"/>
            <w14:ligatures w14:val="none"/>
          </w:rPr>
          <w:tab/>
        </w:r>
        <w:r w:rsidRPr="00F46932">
          <w:rPr>
            <w:rStyle w:val="Lienhypertexte"/>
            <w:noProof/>
          </w:rPr>
          <w:t>Use case: Aggregation with overflow/out of information range</w:t>
        </w:r>
        <w:r>
          <w:rPr>
            <w:noProof/>
            <w:webHidden/>
          </w:rPr>
          <w:tab/>
        </w:r>
        <w:r>
          <w:rPr>
            <w:noProof/>
            <w:webHidden/>
          </w:rPr>
          <w:fldChar w:fldCharType="begin"/>
        </w:r>
        <w:r>
          <w:rPr>
            <w:noProof/>
            <w:webHidden/>
          </w:rPr>
          <w:instrText xml:space="preserve"> PAGEREF _Toc230335812 \h </w:instrText>
        </w:r>
        <w:r>
          <w:rPr>
            <w:noProof/>
            <w:webHidden/>
          </w:rPr>
        </w:r>
        <w:r>
          <w:rPr>
            <w:noProof/>
            <w:webHidden/>
          </w:rPr>
          <w:fldChar w:fldCharType="separate"/>
        </w:r>
        <w:r w:rsidR="00584BBE">
          <w:rPr>
            <w:noProof/>
            <w:webHidden/>
          </w:rPr>
          <w:t>34</w:t>
        </w:r>
        <w:r>
          <w:rPr>
            <w:noProof/>
            <w:webHidden/>
          </w:rPr>
          <w:fldChar w:fldCharType="end"/>
        </w:r>
      </w:hyperlink>
    </w:p>
    <w:p w14:paraId="519C944F" w14:textId="1F3EC3EE"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13" w:history="1">
        <w:r w:rsidRPr="00F46932">
          <w:rPr>
            <w:rStyle w:val="Lienhypertexte"/>
            <w:noProof/>
          </w:rPr>
          <w:t>11.8</w:t>
        </w:r>
        <w:r>
          <w:rPr>
            <w:rFonts w:eastAsiaTheme="minorEastAsia" w:cstheme="minorBidi"/>
            <w:smallCaps w:val="0"/>
            <w:noProof/>
            <w:kern w:val="0"/>
            <w:sz w:val="22"/>
            <w:szCs w:val="22"/>
            <w:lang w:val="fr-FR" w:eastAsia="fr-FR"/>
            <w14:ligatures w14:val="none"/>
          </w:rPr>
          <w:tab/>
        </w:r>
        <w:r w:rsidRPr="00F46932">
          <w:rPr>
            <w:rStyle w:val="Lienhypertexte"/>
            <w:noProof/>
          </w:rPr>
          <w:t>Use case: Solid precipitation aggregation with snowmelt over subsequent days</w:t>
        </w:r>
        <w:r>
          <w:rPr>
            <w:noProof/>
            <w:webHidden/>
          </w:rPr>
          <w:tab/>
        </w:r>
        <w:r>
          <w:rPr>
            <w:noProof/>
            <w:webHidden/>
          </w:rPr>
          <w:fldChar w:fldCharType="begin"/>
        </w:r>
        <w:r>
          <w:rPr>
            <w:noProof/>
            <w:webHidden/>
          </w:rPr>
          <w:instrText xml:space="preserve"> PAGEREF _Toc230335813 \h </w:instrText>
        </w:r>
        <w:r>
          <w:rPr>
            <w:noProof/>
            <w:webHidden/>
          </w:rPr>
        </w:r>
        <w:r>
          <w:rPr>
            <w:noProof/>
            <w:webHidden/>
          </w:rPr>
          <w:fldChar w:fldCharType="separate"/>
        </w:r>
        <w:r w:rsidR="00584BBE">
          <w:rPr>
            <w:noProof/>
            <w:webHidden/>
          </w:rPr>
          <w:t>34</w:t>
        </w:r>
        <w:r>
          <w:rPr>
            <w:noProof/>
            <w:webHidden/>
          </w:rPr>
          <w:fldChar w:fldCharType="end"/>
        </w:r>
      </w:hyperlink>
    </w:p>
    <w:p w14:paraId="7EF26AF2" w14:textId="06587B25"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14" w:history="1">
        <w:r w:rsidRPr="00F46932">
          <w:rPr>
            <w:rStyle w:val="Lienhypertexte"/>
            <w:noProof/>
          </w:rPr>
          <w:t>11.9</w:t>
        </w:r>
        <w:r>
          <w:rPr>
            <w:rFonts w:eastAsiaTheme="minorEastAsia" w:cstheme="minorBidi"/>
            <w:smallCaps w:val="0"/>
            <w:noProof/>
            <w:kern w:val="0"/>
            <w:sz w:val="22"/>
            <w:szCs w:val="22"/>
            <w:lang w:val="fr-FR" w:eastAsia="fr-FR"/>
            <w14:ligatures w14:val="none"/>
          </w:rPr>
          <w:tab/>
        </w:r>
        <w:r w:rsidRPr="00F46932">
          <w:rPr>
            <w:rStyle w:val="Lienhypertexte"/>
            <w:noProof/>
          </w:rPr>
          <w:t>Use case: missing complete set of values for daily computation</w:t>
        </w:r>
        <w:r>
          <w:rPr>
            <w:noProof/>
            <w:webHidden/>
          </w:rPr>
          <w:tab/>
        </w:r>
        <w:r>
          <w:rPr>
            <w:noProof/>
            <w:webHidden/>
          </w:rPr>
          <w:fldChar w:fldCharType="begin"/>
        </w:r>
        <w:r>
          <w:rPr>
            <w:noProof/>
            <w:webHidden/>
          </w:rPr>
          <w:instrText xml:space="preserve"> PAGEREF _Toc230335814 \h </w:instrText>
        </w:r>
        <w:r>
          <w:rPr>
            <w:noProof/>
            <w:webHidden/>
          </w:rPr>
        </w:r>
        <w:r>
          <w:rPr>
            <w:noProof/>
            <w:webHidden/>
          </w:rPr>
          <w:fldChar w:fldCharType="separate"/>
        </w:r>
        <w:r w:rsidR="00584BBE">
          <w:rPr>
            <w:noProof/>
            <w:webHidden/>
          </w:rPr>
          <w:t>35</w:t>
        </w:r>
        <w:r>
          <w:rPr>
            <w:noProof/>
            <w:webHidden/>
          </w:rPr>
          <w:fldChar w:fldCharType="end"/>
        </w:r>
      </w:hyperlink>
    </w:p>
    <w:p w14:paraId="34FDB45C" w14:textId="3ADBB011"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815" w:history="1">
        <w:r w:rsidRPr="00F46932">
          <w:rPr>
            <w:rStyle w:val="Lienhypertexte"/>
            <w:noProof/>
            <w:lang w:val="en-US" w:eastAsia="fr-FR"/>
          </w:rPr>
          <w:t>12</w:t>
        </w:r>
        <w:r>
          <w:rPr>
            <w:rFonts w:eastAsiaTheme="minorEastAsia" w:cstheme="minorBidi"/>
            <w:b w:val="0"/>
            <w:bCs w:val="0"/>
            <w:caps w:val="0"/>
            <w:noProof/>
            <w:kern w:val="0"/>
            <w:sz w:val="22"/>
            <w:szCs w:val="22"/>
            <w:lang w:val="fr-FR" w:eastAsia="fr-FR"/>
            <w14:ligatures w14:val="none"/>
          </w:rPr>
          <w:tab/>
        </w:r>
        <w:r w:rsidRPr="00F46932">
          <w:rPr>
            <w:rStyle w:val="Lienhypertexte"/>
            <w:noProof/>
            <w:lang w:val="en-US" w:eastAsia="fr-FR"/>
          </w:rPr>
          <w:t>Minimum requirements for international exchange</w:t>
        </w:r>
        <w:r>
          <w:rPr>
            <w:noProof/>
            <w:webHidden/>
          </w:rPr>
          <w:tab/>
        </w:r>
        <w:r>
          <w:rPr>
            <w:noProof/>
            <w:webHidden/>
          </w:rPr>
          <w:fldChar w:fldCharType="begin"/>
        </w:r>
        <w:r>
          <w:rPr>
            <w:noProof/>
            <w:webHidden/>
          </w:rPr>
          <w:instrText xml:space="preserve"> PAGEREF _Toc230335815 \h </w:instrText>
        </w:r>
        <w:r>
          <w:rPr>
            <w:noProof/>
            <w:webHidden/>
          </w:rPr>
        </w:r>
        <w:r>
          <w:rPr>
            <w:noProof/>
            <w:webHidden/>
          </w:rPr>
          <w:fldChar w:fldCharType="separate"/>
        </w:r>
        <w:r w:rsidR="00584BBE">
          <w:rPr>
            <w:noProof/>
            <w:webHidden/>
          </w:rPr>
          <w:t>36</w:t>
        </w:r>
        <w:r>
          <w:rPr>
            <w:noProof/>
            <w:webHidden/>
          </w:rPr>
          <w:fldChar w:fldCharType="end"/>
        </w:r>
      </w:hyperlink>
    </w:p>
    <w:p w14:paraId="03FCFD60" w14:textId="708A055F"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816" w:history="1">
        <w:r w:rsidRPr="00F46932">
          <w:rPr>
            <w:rStyle w:val="Lienhypertexte"/>
            <w:noProof/>
            <w:lang w:val="en-US"/>
          </w:rPr>
          <w:t>13</w:t>
        </w:r>
        <w:r>
          <w:rPr>
            <w:rFonts w:eastAsiaTheme="minorEastAsia" w:cstheme="minorBidi"/>
            <w:b w:val="0"/>
            <w:bCs w:val="0"/>
            <w:caps w:val="0"/>
            <w:noProof/>
            <w:kern w:val="0"/>
            <w:sz w:val="22"/>
            <w:szCs w:val="22"/>
            <w:lang w:val="fr-FR" w:eastAsia="fr-FR"/>
            <w14:ligatures w14:val="none"/>
          </w:rPr>
          <w:tab/>
        </w:r>
        <w:r w:rsidRPr="00F46932">
          <w:rPr>
            <w:rStyle w:val="Lienhypertexte"/>
            <w:noProof/>
            <w:lang w:val="en-US"/>
          </w:rPr>
          <w:t>Transition from existing practices to DAYCLI</w:t>
        </w:r>
        <w:r>
          <w:rPr>
            <w:noProof/>
            <w:webHidden/>
          </w:rPr>
          <w:tab/>
        </w:r>
        <w:r>
          <w:rPr>
            <w:noProof/>
            <w:webHidden/>
          </w:rPr>
          <w:fldChar w:fldCharType="begin"/>
        </w:r>
        <w:r>
          <w:rPr>
            <w:noProof/>
            <w:webHidden/>
          </w:rPr>
          <w:instrText xml:space="preserve"> PAGEREF _Toc230335816 \h </w:instrText>
        </w:r>
        <w:r>
          <w:rPr>
            <w:noProof/>
            <w:webHidden/>
          </w:rPr>
        </w:r>
        <w:r>
          <w:rPr>
            <w:noProof/>
            <w:webHidden/>
          </w:rPr>
          <w:fldChar w:fldCharType="separate"/>
        </w:r>
        <w:r w:rsidR="00584BBE">
          <w:rPr>
            <w:noProof/>
            <w:webHidden/>
          </w:rPr>
          <w:t>37</w:t>
        </w:r>
        <w:r>
          <w:rPr>
            <w:noProof/>
            <w:webHidden/>
          </w:rPr>
          <w:fldChar w:fldCharType="end"/>
        </w:r>
      </w:hyperlink>
    </w:p>
    <w:p w14:paraId="1B90F816" w14:textId="7B491FB4"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817" w:history="1">
        <w:r w:rsidRPr="00F46932">
          <w:rPr>
            <w:rStyle w:val="Lienhypertexte"/>
            <w:noProof/>
            <w:lang w:val="en-US" w:eastAsia="fr-FR"/>
          </w:rPr>
          <w:t>14</w:t>
        </w:r>
        <w:r>
          <w:rPr>
            <w:rFonts w:eastAsiaTheme="minorEastAsia" w:cstheme="minorBidi"/>
            <w:b w:val="0"/>
            <w:bCs w:val="0"/>
            <w:caps w:val="0"/>
            <w:noProof/>
            <w:kern w:val="0"/>
            <w:sz w:val="22"/>
            <w:szCs w:val="22"/>
            <w:lang w:val="fr-FR" w:eastAsia="fr-FR"/>
            <w14:ligatures w14:val="none"/>
          </w:rPr>
          <w:tab/>
        </w:r>
        <w:r w:rsidRPr="00F46932">
          <w:rPr>
            <w:rStyle w:val="Lienhypertexte"/>
            <w:noProof/>
            <w:lang w:val="en-US" w:eastAsia="fr-FR"/>
          </w:rPr>
          <w:t>From national datasets to DAYCLI BUFR implementation</w:t>
        </w:r>
        <w:r>
          <w:rPr>
            <w:noProof/>
            <w:webHidden/>
          </w:rPr>
          <w:tab/>
        </w:r>
        <w:r>
          <w:rPr>
            <w:noProof/>
            <w:webHidden/>
          </w:rPr>
          <w:fldChar w:fldCharType="begin"/>
        </w:r>
        <w:r>
          <w:rPr>
            <w:noProof/>
            <w:webHidden/>
          </w:rPr>
          <w:instrText xml:space="preserve"> PAGEREF _Toc230335817 \h </w:instrText>
        </w:r>
        <w:r>
          <w:rPr>
            <w:noProof/>
            <w:webHidden/>
          </w:rPr>
        </w:r>
        <w:r>
          <w:rPr>
            <w:noProof/>
            <w:webHidden/>
          </w:rPr>
          <w:fldChar w:fldCharType="separate"/>
        </w:r>
        <w:r w:rsidR="00584BBE">
          <w:rPr>
            <w:noProof/>
            <w:webHidden/>
          </w:rPr>
          <w:t>38</w:t>
        </w:r>
        <w:r>
          <w:rPr>
            <w:noProof/>
            <w:webHidden/>
          </w:rPr>
          <w:fldChar w:fldCharType="end"/>
        </w:r>
      </w:hyperlink>
    </w:p>
    <w:p w14:paraId="238A1DEA" w14:textId="52D9CEB8"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818" w:history="1">
        <w:r w:rsidRPr="00F46932">
          <w:rPr>
            <w:rStyle w:val="Lienhypertexte"/>
            <w:noProof/>
          </w:rPr>
          <w:t>15</w:t>
        </w:r>
        <w:r>
          <w:rPr>
            <w:rFonts w:eastAsiaTheme="minorEastAsia" w:cstheme="minorBidi"/>
            <w:b w:val="0"/>
            <w:bCs w:val="0"/>
            <w:caps w:val="0"/>
            <w:noProof/>
            <w:kern w:val="0"/>
            <w:sz w:val="22"/>
            <w:szCs w:val="22"/>
            <w:lang w:val="fr-FR" w:eastAsia="fr-FR"/>
            <w14:ligatures w14:val="none"/>
          </w:rPr>
          <w:tab/>
        </w:r>
        <w:r w:rsidRPr="00F46932">
          <w:rPr>
            <w:rStyle w:val="Lienhypertexte"/>
            <w:noProof/>
          </w:rPr>
          <w:t>Collection and use of DAYCLI data by regional and global centres</w:t>
        </w:r>
        <w:r>
          <w:rPr>
            <w:noProof/>
            <w:webHidden/>
          </w:rPr>
          <w:tab/>
        </w:r>
        <w:r>
          <w:rPr>
            <w:noProof/>
            <w:webHidden/>
          </w:rPr>
          <w:fldChar w:fldCharType="begin"/>
        </w:r>
        <w:r>
          <w:rPr>
            <w:noProof/>
            <w:webHidden/>
          </w:rPr>
          <w:instrText xml:space="preserve"> PAGEREF _Toc230335818 \h </w:instrText>
        </w:r>
        <w:r>
          <w:rPr>
            <w:noProof/>
            <w:webHidden/>
          </w:rPr>
        </w:r>
        <w:r>
          <w:rPr>
            <w:noProof/>
            <w:webHidden/>
          </w:rPr>
          <w:fldChar w:fldCharType="separate"/>
        </w:r>
        <w:r w:rsidR="00584BBE">
          <w:rPr>
            <w:noProof/>
            <w:webHidden/>
          </w:rPr>
          <w:t>39</w:t>
        </w:r>
        <w:r>
          <w:rPr>
            <w:noProof/>
            <w:webHidden/>
          </w:rPr>
          <w:fldChar w:fldCharType="end"/>
        </w:r>
      </w:hyperlink>
    </w:p>
    <w:p w14:paraId="04AA5D26" w14:textId="08F37757"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819" w:history="1">
        <w:r w:rsidRPr="00F46932">
          <w:rPr>
            <w:rStyle w:val="Lienhypertexte"/>
            <w:rFonts w:eastAsia="Times New Roman"/>
            <w:noProof/>
            <w:lang w:val="en-US" w:eastAsia="fr-FR"/>
          </w:rPr>
          <w:t>16</w:t>
        </w:r>
        <w:r>
          <w:rPr>
            <w:rFonts w:eastAsiaTheme="minorEastAsia" w:cstheme="minorBidi"/>
            <w:b w:val="0"/>
            <w:bCs w:val="0"/>
            <w:caps w:val="0"/>
            <w:noProof/>
            <w:kern w:val="0"/>
            <w:sz w:val="22"/>
            <w:szCs w:val="22"/>
            <w:lang w:val="fr-FR" w:eastAsia="fr-FR"/>
            <w14:ligatures w14:val="none"/>
          </w:rPr>
          <w:tab/>
        </w:r>
        <w:r w:rsidRPr="00F46932">
          <w:rPr>
            <w:rStyle w:val="Lienhypertexte"/>
            <w:noProof/>
            <w:lang w:val="en-US" w:eastAsia="fr-FR"/>
          </w:rPr>
          <w:t>Annex A - Glossary</w:t>
        </w:r>
        <w:r>
          <w:rPr>
            <w:noProof/>
            <w:webHidden/>
          </w:rPr>
          <w:tab/>
        </w:r>
        <w:r>
          <w:rPr>
            <w:noProof/>
            <w:webHidden/>
          </w:rPr>
          <w:fldChar w:fldCharType="begin"/>
        </w:r>
        <w:r>
          <w:rPr>
            <w:noProof/>
            <w:webHidden/>
          </w:rPr>
          <w:instrText xml:space="preserve"> PAGEREF _Toc230335819 \h </w:instrText>
        </w:r>
        <w:r>
          <w:rPr>
            <w:noProof/>
            <w:webHidden/>
          </w:rPr>
        </w:r>
        <w:r>
          <w:rPr>
            <w:noProof/>
            <w:webHidden/>
          </w:rPr>
          <w:fldChar w:fldCharType="separate"/>
        </w:r>
        <w:r w:rsidR="00584BBE">
          <w:rPr>
            <w:noProof/>
            <w:webHidden/>
          </w:rPr>
          <w:t>40</w:t>
        </w:r>
        <w:r>
          <w:rPr>
            <w:noProof/>
            <w:webHidden/>
          </w:rPr>
          <w:fldChar w:fldCharType="end"/>
        </w:r>
      </w:hyperlink>
    </w:p>
    <w:p w14:paraId="16C424B1" w14:textId="53A37900"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820" w:history="1">
        <w:r w:rsidRPr="00F46932">
          <w:rPr>
            <w:rStyle w:val="Lienhypertexte"/>
            <w:rFonts w:eastAsia="Times New Roman"/>
            <w:noProof/>
            <w:lang w:val="en-US" w:eastAsia="fr-FR"/>
          </w:rPr>
          <w:t>17</w:t>
        </w:r>
        <w:r>
          <w:rPr>
            <w:rFonts w:eastAsiaTheme="minorEastAsia" w:cstheme="minorBidi"/>
            <w:b w:val="0"/>
            <w:bCs w:val="0"/>
            <w:caps w:val="0"/>
            <w:noProof/>
            <w:kern w:val="0"/>
            <w:sz w:val="22"/>
            <w:szCs w:val="22"/>
            <w:lang w:val="fr-FR" w:eastAsia="fr-FR"/>
            <w14:ligatures w14:val="none"/>
          </w:rPr>
          <w:tab/>
        </w:r>
        <w:r w:rsidRPr="00F46932">
          <w:rPr>
            <w:rStyle w:val="Lienhypertexte"/>
            <w:noProof/>
            <w:lang w:val="en-US" w:eastAsia="fr-FR"/>
          </w:rPr>
          <w:t>Annex B - References</w:t>
        </w:r>
        <w:r>
          <w:rPr>
            <w:noProof/>
            <w:webHidden/>
          </w:rPr>
          <w:tab/>
        </w:r>
        <w:r>
          <w:rPr>
            <w:noProof/>
            <w:webHidden/>
          </w:rPr>
          <w:fldChar w:fldCharType="begin"/>
        </w:r>
        <w:r>
          <w:rPr>
            <w:noProof/>
            <w:webHidden/>
          </w:rPr>
          <w:instrText xml:space="preserve"> PAGEREF _Toc230335820 \h </w:instrText>
        </w:r>
        <w:r>
          <w:rPr>
            <w:noProof/>
            <w:webHidden/>
          </w:rPr>
        </w:r>
        <w:r>
          <w:rPr>
            <w:noProof/>
            <w:webHidden/>
          </w:rPr>
          <w:fldChar w:fldCharType="separate"/>
        </w:r>
        <w:r w:rsidR="00584BBE">
          <w:rPr>
            <w:noProof/>
            <w:webHidden/>
          </w:rPr>
          <w:t>42</w:t>
        </w:r>
        <w:r>
          <w:rPr>
            <w:noProof/>
            <w:webHidden/>
          </w:rPr>
          <w:fldChar w:fldCharType="end"/>
        </w:r>
      </w:hyperlink>
    </w:p>
    <w:p w14:paraId="7DC06261" w14:textId="7A01DCAC"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21" w:history="1">
        <w:r w:rsidRPr="00F46932">
          <w:rPr>
            <w:rStyle w:val="Lienhypertexte"/>
            <w:noProof/>
          </w:rPr>
          <w:t>17.1</w:t>
        </w:r>
        <w:r>
          <w:rPr>
            <w:rFonts w:eastAsiaTheme="minorEastAsia" w:cstheme="minorBidi"/>
            <w:smallCaps w:val="0"/>
            <w:noProof/>
            <w:kern w:val="0"/>
            <w:sz w:val="22"/>
            <w:szCs w:val="22"/>
            <w:lang w:val="fr-FR" w:eastAsia="fr-FR"/>
            <w14:ligatures w14:val="none"/>
          </w:rPr>
          <w:tab/>
        </w:r>
        <w:r w:rsidRPr="00F46932">
          <w:rPr>
            <w:rStyle w:val="Lienhypertexte"/>
            <w:noProof/>
          </w:rPr>
          <w:t>WMO regulatory and technical documents</w:t>
        </w:r>
        <w:r>
          <w:rPr>
            <w:noProof/>
            <w:webHidden/>
          </w:rPr>
          <w:tab/>
        </w:r>
        <w:r>
          <w:rPr>
            <w:noProof/>
            <w:webHidden/>
          </w:rPr>
          <w:fldChar w:fldCharType="begin"/>
        </w:r>
        <w:r>
          <w:rPr>
            <w:noProof/>
            <w:webHidden/>
          </w:rPr>
          <w:instrText xml:space="preserve"> PAGEREF _Toc230335821 \h </w:instrText>
        </w:r>
        <w:r>
          <w:rPr>
            <w:noProof/>
            <w:webHidden/>
          </w:rPr>
        </w:r>
        <w:r>
          <w:rPr>
            <w:noProof/>
            <w:webHidden/>
          </w:rPr>
          <w:fldChar w:fldCharType="separate"/>
        </w:r>
        <w:r w:rsidR="00584BBE">
          <w:rPr>
            <w:noProof/>
            <w:webHidden/>
          </w:rPr>
          <w:t>42</w:t>
        </w:r>
        <w:r>
          <w:rPr>
            <w:noProof/>
            <w:webHidden/>
          </w:rPr>
          <w:fldChar w:fldCharType="end"/>
        </w:r>
      </w:hyperlink>
    </w:p>
    <w:p w14:paraId="588B1966" w14:textId="051EC2BF"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22" w:history="1">
        <w:r w:rsidRPr="00F46932">
          <w:rPr>
            <w:rStyle w:val="Lienhypertexte"/>
            <w:noProof/>
          </w:rPr>
          <w:t>17.2</w:t>
        </w:r>
        <w:r>
          <w:rPr>
            <w:rFonts w:eastAsiaTheme="minorEastAsia" w:cstheme="minorBidi"/>
            <w:smallCaps w:val="0"/>
            <w:noProof/>
            <w:kern w:val="0"/>
            <w:sz w:val="22"/>
            <w:szCs w:val="22"/>
            <w:lang w:val="fr-FR" w:eastAsia="fr-FR"/>
            <w14:ligatures w14:val="none"/>
          </w:rPr>
          <w:tab/>
        </w:r>
        <w:r w:rsidRPr="00F46932">
          <w:rPr>
            <w:rStyle w:val="Lienhypertexte"/>
            <w:noProof/>
          </w:rPr>
          <w:t>BUFR software and implementation resources</w:t>
        </w:r>
        <w:r>
          <w:rPr>
            <w:noProof/>
            <w:webHidden/>
          </w:rPr>
          <w:tab/>
        </w:r>
        <w:r>
          <w:rPr>
            <w:noProof/>
            <w:webHidden/>
          </w:rPr>
          <w:fldChar w:fldCharType="begin"/>
        </w:r>
        <w:r>
          <w:rPr>
            <w:noProof/>
            <w:webHidden/>
          </w:rPr>
          <w:instrText xml:space="preserve"> PAGEREF _Toc230335822 \h </w:instrText>
        </w:r>
        <w:r>
          <w:rPr>
            <w:noProof/>
            <w:webHidden/>
          </w:rPr>
        </w:r>
        <w:r>
          <w:rPr>
            <w:noProof/>
            <w:webHidden/>
          </w:rPr>
          <w:fldChar w:fldCharType="separate"/>
        </w:r>
        <w:r w:rsidR="00584BBE">
          <w:rPr>
            <w:noProof/>
            <w:webHidden/>
          </w:rPr>
          <w:t>42</w:t>
        </w:r>
        <w:r>
          <w:rPr>
            <w:noProof/>
            <w:webHidden/>
          </w:rPr>
          <w:fldChar w:fldCharType="end"/>
        </w:r>
      </w:hyperlink>
    </w:p>
    <w:p w14:paraId="6B5A4920" w14:textId="118105B2"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823" w:history="1">
        <w:r w:rsidRPr="00F46932">
          <w:rPr>
            <w:rStyle w:val="Lienhypertexte"/>
            <w:noProof/>
            <w:lang w:val="en-US"/>
          </w:rPr>
          <w:t>18</w:t>
        </w:r>
        <w:r>
          <w:rPr>
            <w:rFonts w:eastAsiaTheme="minorEastAsia" w:cstheme="minorBidi"/>
            <w:b w:val="0"/>
            <w:bCs w:val="0"/>
            <w:caps w:val="0"/>
            <w:noProof/>
            <w:kern w:val="0"/>
            <w:sz w:val="22"/>
            <w:szCs w:val="22"/>
            <w:lang w:val="fr-FR" w:eastAsia="fr-FR"/>
            <w14:ligatures w14:val="none"/>
          </w:rPr>
          <w:tab/>
        </w:r>
        <w:r w:rsidRPr="00F46932">
          <w:rPr>
            <w:rStyle w:val="Lienhypertexte"/>
            <w:noProof/>
            <w:lang w:val="en-US"/>
          </w:rPr>
          <w:t>Annex C -Example implementation of DAYCLI production using existing software (INPE in Brazil)</w:t>
        </w:r>
        <w:r>
          <w:rPr>
            <w:noProof/>
            <w:webHidden/>
          </w:rPr>
          <w:tab/>
        </w:r>
        <w:r>
          <w:rPr>
            <w:noProof/>
            <w:webHidden/>
          </w:rPr>
          <w:fldChar w:fldCharType="begin"/>
        </w:r>
        <w:r>
          <w:rPr>
            <w:noProof/>
            <w:webHidden/>
          </w:rPr>
          <w:instrText xml:space="preserve"> PAGEREF _Toc230335823 \h </w:instrText>
        </w:r>
        <w:r>
          <w:rPr>
            <w:noProof/>
            <w:webHidden/>
          </w:rPr>
        </w:r>
        <w:r>
          <w:rPr>
            <w:noProof/>
            <w:webHidden/>
          </w:rPr>
          <w:fldChar w:fldCharType="separate"/>
        </w:r>
        <w:r w:rsidR="00584BBE">
          <w:rPr>
            <w:noProof/>
            <w:webHidden/>
          </w:rPr>
          <w:t>43</w:t>
        </w:r>
        <w:r>
          <w:rPr>
            <w:noProof/>
            <w:webHidden/>
          </w:rPr>
          <w:fldChar w:fldCharType="end"/>
        </w:r>
      </w:hyperlink>
    </w:p>
    <w:p w14:paraId="01B4401F" w14:textId="0CB78B92"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24" w:history="1">
        <w:r w:rsidRPr="00F46932">
          <w:rPr>
            <w:rStyle w:val="Lienhypertexte"/>
            <w:noProof/>
          </w:rPr>
          <w:t>18.1</w:t>
        </w:r>
        <w:r>
          <w:rPr>
            <w:rFonts w:eastAsiaTheme="minorEastAsia" w:cstheme="minorBidi"/>
            <w:smallCaps w:val="0"/>
            <w:noProof/>
            <w:kern w:val="0"/>
            <w:sz w:val="22"/>
            <w:szCs w:val="22"/>
            <w:lang w:val="fr-FR" w:eastAsia="fr-FR"/>
            <w14:ligatures w14:val="none"/>
          </w:rPr>
          <w:tab/>
        </w:r>
        <w:r w:rsidRPr="00F46932">
          <w:rPr>
            <w:rStyle w:val="Lienhypertexte"/>
            <w:noProof/>
          </w:rPr>
          <w:t>Context and objectives</w:t>
        </w:r>
        <w:r>
          <w:rPr>
            <w:noProof/>
            <w:webHidden/>
          </w:rPr>
          <w:tab/>
        </w:r>
        <w:r>
          <w:rPr>
            <w:noProof/>
            <w:webHidden/>
          </w:rPr>
          <w:fldChar w:fldCharType="begin"/>
        </w:r>
        <w:r>
          <w:rPr>
            <w:noProof/>
            <w:webHidden/>
          </w:rPr>
          <w:instrText xml:space="preserve"> PAGEREF _Toc230335824 \h </w:instrText>
        </w:r>
        <w:r>
          <w:rPr>
            <w:noProof/>
            <w:webHidden/>
          </w:rPr>
        </w:r>
        <w:r>
          <w:rPr>
            <w:noProof/>
            <w:webHidden/>
          </w:rPr>
          <w:fldChar w:fldCharType="separate"/>
        </w:r>
        <w:r w:rsidR="00584BBE">
          <w:rPr>
            <w:noProof/>
            <w:webHidden/>
          </w:rPr>
          <w:t>43</w:t>
        </w:r>
        <w:r>
          <w:rPr>
            <w:noProof/>
            <w:webHidden/>
          </w:rPr>
          <w:fldChar w:fldCharType="end"/>
        </w:r>
      </w:hyperlink>
    </w:p>
    <w:p w14:paraId="7B0CA386" w14:textId="4AD0E738"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25" w:history="1">
        <w:r w:rsidRPr="00F46932">
          <w:rPr>
            <w:rStyle w:val="Lienhypertexte"/>
            <w:noProof/>
          </w:rPr>
          <w:t>18.2</w:t>
        </w:r>
        <w:r>
          <w:rPr>
            <w:rFonts w:eastAsiaTheme="minorEastAsia" w:cstheme="minorBidi"/>
            <w:smallCaps w:val="0"/>
            <w:noProof/>
            <w:kern w:val="0"/>
            <w:sz w:val="22"/>
            <w:szCs w:val="22"/>
            <w:lang w:val="fr-FR" w:eastAsia="fr-FR"/>
            <w14:ligatures w14:val="none"/>
          </w:rPr>
          <w:tab/>
        </w:r>
        <w:r w:rsidRPr="00F46932">
          <w:rPr>
            <w:rStyle w:val="Lienhypertexte"/>
            <w:noProof/>
          </w:rPr>
          <w:t>Position within NMHS workflows</w:t>
        </w:r>
        <w:r>
          <w:rPr>
            <w:noProof/>
            <w:webHidden/>
          </w:rPr>
          <w:tab/>
        </w:r>
        <w:r>
          <w:rPr>
            <w:noProof/>
            <w:webHidden/>
          </w:rPr>
          <w:fldChar w:fldCharType="begin"/>
        </w:r>
        <w:r>
          <w:rPr>
            <w:noProof/>
            <w:webHidden/>
          </w:rPr>
          <w:instrText xml:space="preserve"> PAGEREF _Toc230335825 \h </w:instrText>
        </w:r>
        <w:r>
          <w:rPr>
            <w:noProof/>
            <w:webHidden/>
          </w:rPr>
        </w:r>
        <w:r>
          <w:rPr>
            <w:noProof/>
            <w:webHidden/>
          </w:rPr>
          <w:fldChar w:fldCharType="separate"/>
        </w:r>
        <w:r w:rsidR="00584BBE">
          <w:rPr>
            <w:noProof/>
            <w:webHidden/>
          </w:rPr>
          <w:t>43</w:t>
        </w:r>
        <w:r>
          <w:rPr>
            <w:noProof/>
            <w:webHidden/>
          </w:rPr>
          <w:fldChar w:fldCharType="end"/>
        </w:r>
      </w:hyperlink>
    </w:p>
    <w:p w14:paraId="2EEA49B6" w14:textId="6D41A2B5"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26" w:history="1">
        <w:r w:rsidRPr="00F46932">
          <w:rPr>
            <w:rStyle w:val="Lienhypertexte"/>
            <w:noProof/>
          </w:rPr>
          <w:t>18.3</w:t>
        </w:r>
        <w:r>
          <w:rPr>
            <w:rFonts w:eastAsiaTheme="minorEastAsia" w:cstheme="minorBidi"/>
            <w:smallCaps w:val="0"/>
            <w:noProof/>
            <w:kern w:val="0"/>
            <w:sz w:val="22"/>
            <w:szCs w:val="22"/>
            <w:lang w:val="fr-FR" w:eastAsia="fr-FR"/>
            <w14:ligatures w14:val="none"/>
          </w:rPr>
          <w:tab/>
        </w:r>
        <w:r w:rsidRPr="00F46932">
          <w:rPr>
            <w:rStyle w:val="Lienhypertexte"/>
            <w:noProof/>
          </w:rPr>
          <w:t>Input data formats and handling of observation time practices</w:t>
        </w:r>
        <w:r>
          <w:rPr>
            <w:noProof/>
            <w:webHidden/>
          </w:rPr>
          <w:tab/>
        </w:r>
        <w:r>
          <w:rPr>
            <w:noProof/>
            <w:webHidden/>
          </w:rPr>
          <w:fldChar w:fldCharType="begin"/>
        </w:r>
        <w:r>
          <w:rPr>
            <w:noProof/>
            <w:webHidden/>
          </w:rPr>
          <w:instrText xml:space="preserve"> PAGEREF _Toc230335826 \h </w:instrText>
        </w:r>
        <w:r>
          <w:rPr>
            <w:noProof/>
            <w:webHidden/>
          </w:rPr>
        </w:r>
        <w:r>
          <w:rPr>
            <w:noProof/>
            <w:webHidden/>
          </w:rPr>
          <w:fldChar w:fldCharType="separate"/>
        </w:r>
        <w:r w:rsidR="00584BBE">
          <w:rPr>
            <w:noProof/>
            <w:webHidden/>
          </w:rPr>
          <w:t>43</w:t>
        </w:r>
        <w:r>
          <w:rPr>
            <w:noProof/>
            <w:webHidden/>
          </w:rPr>
          <w:fldChar w:fldCharType="end"/>
        </w:r>
      </w:hyperlink>
    </w:p>
    <w:p w14:paraId="6D1AA999" w14:textId="03F1F243"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27" w:history="1">
        <w:r w:rsidRPr="00F46932">
          <w:rPr>
            <w:rStyle w:val="Lienhypertexte"/>
            <w:noProof/>
            <w:lang w:val="en-US"/>
          </w:rPr>
          <w:t>18.4</w:t>
        </w:r>
        <w:r>
          <w:rPr>
            <w:rFonts w:eastAsiaTheme="minorEastAsia" w:cstheme="minorBidi"/>
            <w:smallCaps w:val="0"/>
            <w:noProof/>
            <w:kern w:val="0"/>
            <w:sz w:val="22"/>
            <w:szCs w:val="22"/>
            <w:lang w:val="fr-FR" w:eastAsia="fr-FR"/>
            <w14:ligatures w14:val="none"/>
          </w:rPr>
          <w:tab/>
        </w:r>
        <w:r w:rsidRPr="00F46932">
          <w:rPr>
            <w:rStyle w:val="Lienhypertexte"/>
            <w:noProof/>
            <w:lang w:val="en-US"/>
          </w:rPr>
          <w:t>Examples of input files for DAYCLI BUFR production</w:t>
        </w:r>
        <w:r>
          <w:rPr>
            <w:noProof/>
            <w:webHidden/>
          </w:rPr>
          <w:tab/>
        </w:r>
        <w:r>
          <w:rPr>
            <w:noProof/>
            <w:webHidden/>
          </w:rPr>
          <w:fldChar w:fldCharType="begin"/>
        </w:r>
        <w:r>
          <w:rPr>
            <w:noProof/>
            <w:webHidden/>
          </w:rPr>
          <w:instrText xml:space="preserve"> PAGEREF _Toc230335827 \h </w:instrText>
        </w:r>
        <w:r>
          <w:rPr>
            <w:noProof/>
            <w:webHidden/>
          </w:rPr>
        </w:r>
        <w:r>
          <w:rPr>
            <w:noProof/>
            <w:webHidden/>
          </w:rPr>
          <w:fldChar w:fldCharType="separate"/>
        </w:r>
        <w:r w:rsidR="00584BBE">
          <w:rPr>
            <w:noProof/>
            <w:webHidden/>
          </w:rPr>
          <w:t>44</w:t>
        </w:r>
        <w:r>
          <w:rPr>
            <w:noProof/>
            <w:webHidden/>
          </w:rPr>
          <w:fldChar w:fldCharType="end"/>
        </w:r>
      </w:hyperlink>
    </w:p>
    <w:p w14:paraId="32E954A9" w14:textId="17DEBCF5" w:rsidR="007036A5" w:rsidRDefault="007036A5">
      <w:pPr>
        <w:pStyle w:val="TM3"/>
        <w:tabs>
          <w:tab w:val="left" w:pos="1320"/>
          <w:tab w:val="right" w:leader="dot" w:pos="10456"/>
        </w:tabs>
        <w:rPr>
          <w:rFonts w:eastAsiaTheme="minorEastAsia" w:cstheme="minorBidi"/>
          <w:i w:val="0"/>
          <w:iCs w:val="0"/>
          <w:noProof/>
          <w:kern w:val="0"/>
          <w:sz w:val="22"/>
          <w:szCs w:val="22"/>
          <w:lang w:val="fr-FR" w:eastAsia="fr-FR"/>
          <w14:ligatures w14:val="none"/>
        </w:rPr>
      </w:pPr>
      <w:hyperlink w:anchor="_Toc230335828" w:history="1">
        <w:r w:rsidRPr="00F46932">
          <w:rPr>
            <w:rStyle w:val="Lienhypertexte"/>
            <w:noProof/>
          </w:rPr>
          <w:t>18.4.1</w:t>
        </w:r>
        <w:r>
          <w:rPr>
            <w:rFonts w:eastAsiaTheme="minorEastAsia" w:cstheme="minorBidi"/>
            <w:i w:val="0"/>
            <w:iCs w:val="0"/>
            <w:noProof/>
            <w:kern w:val="0"/>
            <w:sz w:val="22"/>
            <w:szCs w:val="22"/>
            <w:lang w:val="fr-FR" w:eastAsia="fr-FR"/>
            <w14:ligatures w14:val="none"/>
          </w:rPr>
          <w:tab/>
        </w:r>
        <w:r w:rsidRPr="00F46932">
          <w:rPr>
            <w:rStyle w:val="Lienhypertexte"/>
            <w:noProof/>
          </w:rPr>
          <w:t>Format 1 – Fixed observation times</w:t>
        </w:r>
        <w:r>
          <w:rPr>
            <w:noProof/>
            <w:webHidden/>
          </w:rPr>
          <w:tab/>
        </w:r>
        <w:r>
          <w:rPr>
            <w:noProof/>
            <w:webHidden/>
          </w:rPr>
          <w:fldChar w:fldCharType="begin"/>
        </w:r>
        <w:r>
          <w:rPr>
            <w:noProof/>
            <w:webHidden/>
          </w:rPr>
          <w:instrText xml:space="preserve"> PAGEREF _Toc230335828 \h </w:instrText>
        </w:r>
        <w:r>
          <w:rPr>
            <w:noProof/>
            <w:webHidden/>
          </w:rPr>
        </w:r>
        <w:r>
          <w:rPr>
            <w:noProof/>
            <w:webHidden/>
          </w:rPr>
          <w:fldChar w:fldCharType="separate"/>
        </w:r>
        <w:r w:rsidR="00584BBE">
          <w:rPr>
            <w:noProof/>
            <w:webHidden/>
          </w:rPr>
          <w:t>44</w:t>
        </w:r>
        <w:r>
          <w:rPr>
            <w:noProof/>
            <w:webHidden/>
          </w:rPr>
          <w:fldChar w:fldCharType="end"/>
        </w:r>
      </w:hyperlink>
    </w:p>
    <w:p w14:paraId="3C619775" w14:textId="43FDE40C" w:rsidR="007036A5" w:rsidRDefault="007036A5">
      <w:pPr>
        <w:pStyle w:val="TM3"/>
        <w:tabs>
          <w:tab w:val="left" w:pos="1320"/>
          <w:tab w:val="right" w:leader="dot" w:pos="10456"/>
        </w:tabs>
        <w:rPr>
          <w:rFonts w:eastAsiaTheme="minorEastAsia" w:cstheme="minorBidi"/>
          <w:i w:val="0"/>
          <w:iCs w:val="0"/>
          <w:noProof/>
          <w:kern w:val="0"/>
          <w:sz w:val="22"/>
          <w:szCs w:val="22"/>
          <w:lang w:val="fr-FR" w:eastAsia="fr-FR"/>
          <w14:ligatures w14:val="none"/>
        </w:rPr>
      </w:pPr>
      <w:hyperlink w:anchor="_Toc230335829" w:history="1">
        <w:r w:rsidRPr="00F46932">
          <w:rPr>
            <w:rStyle w:val="Lienhypertexte"/>
            <w:noProof/>
          </w:rPr>
          <w:t>18.4.2</w:t>
        </w:r>
        <w:r>
          <w:rPr>
            <w:rFonts w:eastAsiaTheme="minorEastAsia" w:cstheme="minorBidi"/>
            <w:i w:val="0"/>
            <w:iCs w:val="0"/>
            <w:noProof/>
            <w:kern w:val="0"/>
            <w:sz w:val="22"/>
            <w:szCs w:val="22"/>
            <w:lang w:val="fr-FR" w:eastAsia="fr-FR"/>
            <w14:ligatures w14:val="none"/>
          </w:rPr>
          <w:tab/>
        </w:r>
        <w:r w:rsidRPr="00F46932">
          <w:rPr>
            <w:rStyle w:val="Lienhypertexte"/>
            <w:noProof/>
          </w:rPr>
          <w:t>Format 2 -Explicit measurement intervals</w:t>
        </w:r>
        <w:r>
          <w:rPr>
            <w:noProof/>
            <w:webHidden/>
          </w:rPr>
          <w:tab/>
        </w:r>
        <w:r>
          <w:rPr>
            <w:noProof/>
            <w:webHidden/>
          </w:rPr>
          <w:fldChar w:fldCharType="begin"/>
        </w:r>
        <w:r>
          <w:rPr>
            <w:noProof/>
            <w:webHidden/>
          </w:rPr>
          <w:instrText xml:space="preserve"> PAGEREF _Toc230335829 \h </w:instrText>
        </w:r>
        <w:r>
          <w:rPr>
            <w:noProof/>
            <w:webHidden/>
          </w:rPr>
        </w:r>
        <w:r>
          <w:rPr>
            <w:noProof/>
            <w:webHidden/>
          </w:rPr>
          <w:fldChar w:fldCharType="separate"/>
        </w:r>
        <w:r w:rsidR="00584BBE">
          <w:rPr>
            <w:noProof/>
            <w:webHidden/>
          </w:rPr>
          <w:t>45</w:t>
        </w:r>
        <w:r>
          <w:rPr>
            <w:noProof/>
            <w:webHidden/>
          </w:rPr>
          <w:fldChar w:fldCharType="end"/>
        </w:r>
      </w:hyperlink>
    </w:p>
    <w:p w14:paraId="06FC48F6" w14:textId="0A131B16" w:rsidR="007036A5" w:rsidRDefault="007036A5">
      <w:pPr>
        <w:pStyle w:val="TM2"/>
        <w:tabs>
          <w:tab w:val="left" w:pos="880"/>
          <w:tab w:val="right" w:leader="dot" w:pos="10456"/>
        </w:tabs>
        <w:rPr>
          <w:rFonts w:eastAsiaTheme="minorEastAsia" w:cstheme="minorBidi"/>
          <w:smallCaps w:val="0"/>
          <w:noProof/>
          <w:kern w:val="0"/>
          <w:sz w:val="22"/>
          <w:szCs w:val="22"/>
          <w:lang w:val="fr-FR" w:eastAsia="fr-FR"/>
          <w14:ligatures w14:val="none"/>
        </w:rPr>
      </w:pPr>
      <w:hyperlink w:anchor="_Toc230335830" w:history="1">
        <w:r w:rsidRPr="00F46932">
          <w:rPr>
            <w:rStyle w:val="Lienhypertexte"/>
            <w:noProof/>
          </w:rPr>
          <w:t>18.5</w:t>
        </w:r>
        <w:r>
          <w:rPr>
            <w:rFonts w:eastAsiaTheme="minorEastAsia" w:cstheme="minorBidi"/>
            <w:smallCaps w:val="0"/>
            <w:noProof/>
            <w:kern w:val="0"/>
            <w:sz w:val="22"/>
            <w:szCs w:val="22"/>
            <w:lang w:val="fr-FR" w:eastAsia="fr-FR"/>
            <w14:ligatures w14:val="none"/>
          </w:rPr>
          <w:tab/>
        </w:r>
        <w:r w:rsidRPr="00F46932">
          <w:rPr>
            <w:rStyle w:val="Lienhypertexte"/>
            <w:noProof/>
          </w:rPr>
          <w:t>Additional information</w:t>
        </w:r>
        <w:r>
          <w:rPr>
            <w:noProof/>
            <w:webHidden/>
          </w:rPr>
          <w:tab/>
        </w:r>
        <w:r>
          <w:rPr>
            <w:noProof/>
            <w:webHidden/>
          </w:rPr>
          <w:fldChar w:fldCharType="begin"/>
        </w:r>
        <w:r>
          <w:rPr>
            <w:noProof/>
            <w:webHidden/>
          </w:rPr>
          <w:instrText xml:space="preserve"> PAGEREF _Toc230335830 \h </w:instrText>
        </w:r>
        <w:r>
          <w:rPr>
            <w:noProof/>
            <w:webHidden/>
          </w:rPr>
        </w:r>
        <w:r>
          <w:rPr>
            <w:noProof/>
            <w:webHidden/>
          </w:rPr>
          <w:fldChar w:fldCharType="separate"/>
        </w:r>
        <w:r w:rsidR="00584BBE">
          <w:rPr>
            <w:noProof/>
            <w:webHidden/>
          </w:rPr>
          <w:t>45</w:t>
        </w:r>
        <w:r>
          <w:rPr>
            <w:noProof/>
            <w:webHidden/>
          </w:rPr>
          <w:fldChar w:fldCharType="end"/>
        </w:r>
      </w:hyperlink>
    </w:p>
    <w:p w14:paraId="1787B699" w14:textId="76D4B8FD"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831" w:history="1">
        <w:r w:rsidRPr="00F46932">
          <w:rPr>
            <w:rStyle w:val="Lienhypertexte"/>
            <w:noProof/>
            <w:lang w:val="en-US"/>
          </w:rPr>
          <w:t>19</w:t>
        </w:r>
        <w:r>
          <w:rPr>
            <w:rFonts w:eastAsiaTheme="minorEastAsia" w:cstheme="minorBidi"/>
            <w:b w:val="0"/>
            <w:bCs w:val="0"/>
            <w:caps w:val="0"/>
            <w:noProof/>
            <w:kern w:val="0"/>
            <w:sz w:val="22"/>
            <w:szCs w:val="22"/>
            <w:lang w:val="fr-FR" w:eastAsia="fr-FR"/>
            <w14:ligatures w14:val="none"/>
          </w:rPr>
          <w:tab/>
        </w:r>
        <w:r w:rsidRPr="00F46932">
          <w:rPr>
            <w:rStyle w:val="Lienhypertexte"/>
            <w:noProof/>
            <w:lang w:val="en-US"/>
          </w:rPr>
          <w:t>Annex D Siting and measurement quality classification for temperature</w:t>
        </w:r>
        <w:r>
          <w:rPr>
            <w:noProof/>
            <w:webHidden/>
          </w:rPr>
          <w:tab/>
        </w:r>
        <w:r>
          <w:rPr>
            <w:noProof/>
            <w:webHidden/>
          </w:rPr>
          <w:fldChar w:fldCharType="begin"/>
        </w:r>
        <w:r>
          <w:rPr>
            <w:noProof/>
            <w:webHidden/>
          </w:rPr>
          <w:instrText xml:space="preserve"> PAGEREF _Toc230335831 \h </w:instrText>
        </w:r>
        <w:r>
          <w:rPr>
            <w:noProof/>
            <w:webHidden/>
          </w:rPr>
        </w:r>
        <w:r>
          <w:rPr>
            <w:noProof/>
            <w:webHidden/>
          </w:rPr>
          <w:fldChar w:fldCharType="separate"/>
        </w:r>
        <w:r w:rsidR="00584BBE">
          <w:rPr>
            <w:noProof/>
            <w:webHidden/>
          </w:rPr>
          <w:t>46</w:t>
        </w:r>
        <w:r>
          <w:rPr>
            <w:noProof/>
            <w:webHidden/>
          </w:rPr>
          <w:fldChar w:fldCharType="end"/>
        </w:r>
      </w:hyperlink>
    </w:p>
    <w:p w14:paraId="4C74CC05" w14:textId="2C5C61F5" w:rsidR="007036A5" w:rsidRDefault="007036A5">
      <w:pPr>
        <w:pStyle w:val="TM1"/>
        <w:tabs>
          <w:tab w:val="left" w:pos="440"/>
          <w:tab w:val="right" w:leader="dot" w:pos="10456"/>
        </w:tabs>
        <w:rPr>
          <w:rFonts w:eastAsiaTheme="minorEastAsia" w:cstheme="minorBidi"/>
          <w:b w:val="0"/>
          <w:bCs w:val="0"/>
          <w:caps w:val="0"/>
          <w:noProof/>
          <w:kern w:val="0"/>
          <w:sz w:val="22"/>
          <w:szCs w:val="22"/>
          <w:lang w:val="fr-FR" w:eastAsia="fr-FR"/>
          <w14:ligatures w14:val="none"/>
        </w:rPr>
      </w:pPr>
      <w:hyperlink w:anchor="_Toc230335832" w:history="1">
        <w:r w:rsidRPr="00F46932">
          <w:rPr>
            <w:rStyle w:val="Lienhypertexte"/>
            <w:noProof/>
            <w:lang w:val="en-US"/>
          </w:rPr>
          <w:t>20</w:t>
        </w:r>
        <w:r>
          <w:rPr>
            <w:rFonts w:eastAsiaTheme="minorEastAsia" w:cstheme="minorBidi"/>
            <w:b w:val="0"/>
            <w:bCs w:val="0"/>
            <w:caps w:val="0"/>
            <w:noProof/>
            <w:kern w:val="0"/>
            <w:sz w:val="22"/>
            <w:szCs w:val="22"/>
            <w:lang w:val="fr-FR" w:eastAsia="fr-FR"/>
            <w14:ligatures w14:val="none"/>
          </w:rPr>
          <w:tab/>
        </w:r>
        <w:r w:rsidRPr="00F46932">
          <w:rPr>
            <w:rStyle w:val="Lienhypertexte"/>
            <w:noProof/>
            <w:lang w:val="en-US"/>
          </w:rPr>
          <w:t>Annex E Siting and measurement quality classification for precipitation</w:t>
        </w:r>
        <w:r>
          <w:rPr>
            <w:noProof/>
            <w:webHidden/>
          </w:rPr>
          <w:tab/>
        </w:r>
        <w:r>
          <w:rPr>
            <w:noProof/>
            <w:webHidden/>
          </w:rPr>
          <w:fldChar w:fldCharType="begin"/>
        </w:r>
        <w:r>
          <w:rPr>
            <w:noProof/>
            <w:webHidden/>
          </w:rPr>
          <w:instrText xml:space="preserve"> PAGEREF _Toc230335832 \h </w:instrText>
        </w:r>
        <w:r>
          <w:rPr>
            <w:noProof/>
            <w:webHidden/>
          </w:rPr>
        </w:r>
        <w:r>
          <w:rPr>
            <w:noProof/>
            <w:webHidden/>
          </w:rPr>
          <w:fldChar w:fldCharType="separate"/>
        </w:r>
        <w:r w:rsidR="00584BBE">
          <w:rPr>
            <w:noProof/>
            <w:webHidden/>
          </w:rPr>
          <w:t>47</w:t>
        </w:r>
        <w:r>
          <w:rPr>
            <w:noProof/>
            <w:webHidden/>
          </w:rPr>
          <w:fldChar w:fldCharType="end"/>
        </w:r>
      </w:hyperlink>
    </w:p>
    <w:p w14:paraId="67B5B68B" w14:textId="794757D3" w:rsidR="004E73BE" w:rsidRPr="002E006C" w:rsidRDefault="00F67642" w:rsidP="00D433D4">
      <w:pPr>
        <w:rPr>
          <w:lang w:val="en-US"/>
        </w:rPr>
      </w:pPr>
      <w:r>
        <w:rPr>
          <w:rFonts w:cstheme="minorHAnsi"/>
          <w:b/>
          <w:bCs/>
          <w:caps/>
          <w:sz w:val="20"/>
          <w:szCs w:val="20"/>
          <w:lang w:val="en-US"/>
        </w:rPr>
        <w:fldChar w:fldCharType="end"/>
      </w:r>
    </w:p>
    <w:p w14:paraId="42701EA0" w14:textId="77777777" w:rsidR="00CC35AB" w:rsidRDefault="00867B90" w:rsidP="00F17076">
      <w:pPr>
        <w:rPr>
          <w:lang w:val="en-US"/>
        </w:rPr>
      </w:pPr>
      <w:r>
        <w:rPr>
          <w:lang w:val="en-US"/>
        </w:rPr>
        <w:br w:type="page"/>
      </w:r>
      <w:bookmarkStart w:id="1" w:name="_Hlk222388967"/>
    </w:p>
    <w:p w14:paraId="17AD66E1" w14:textId="77777777" w:rsidR="00A4218F" w:rsidRDefault="00A4218F" w:rsidP="00F17076">
      <w:pPr>
        <w:rPr>
          <w:rStyle w:val="lev"/>
          <w:bCs w:val="0"/>
          <w:sz w:val="32"/>
          <w:szCs w:val="32"/>
        </w:rPr>
      </w:pPr>
      <w:r>
        <w:rPr>
          <w:rStyle w:val="lev"/>
          <w:bCs w:val="0"/>
          <w:sz w:val="32"/>
          <w:szCs w:val="32"/>
        </w:rPr>
        <w:lastRenderedPageBreak/>
        <w:t>Acknowledgement</w:t>
      </w:r>
    </w:p>
    <w:p w14:paraId="07711AED" w14:textId="77777777" w:rsidR="007036A5" w:rsidRPr="00A15BF9" w:rsidRDefault="007036A5" w:rsidP="007036A5">
      <w:pPr>
        <w:rPr>
          <w:lang w:val="en-US"/>
        </w:rPr>
      </w:pPr>
      <w:r w:rsidRPr="00A15BF9">
        <w:rPr>
          <w:lang w:val="en-US"/>
        </w:rPr>
        <w:t xml:space="preserve">This publication has been developed under the leadership of the SERCOM Standing Committee on Climate Services (SC-CLI), with </w:t>
      </w:r>
      <w:r w:rsidRPr="00A15BF9">
        <w:rPr>
          <w:rStyle w:val="lev"/>
          <w:lang w:val="en-US"/>
        </w:rPr>
        <w:t>Denis Stuber (</w:t>
      </w:r>
      <w:proofErr w:type="spellStart"/>
      <w:r w:rsidRPr="00A15BF9">
        <w:rPr>
          <w:rStyle w:val="lev"/>
          <w:lang w:val="en-US"/>
        </w:rPr>
        <w:t>Météo</w:t>
      </w:r>
      <w:proofErr w:type="spellEnd"/>
      <w:r w:rsidRPr="00A15BF9">
        <w:rPr>
          <w:rStyle w:val="lev"/>
          <w:lang w:val="en-US"/>
        </w:rPr>
        <w:t>-France)</w:t>
      </w:r>
      <w:r w:rsidRPr="00A15BF9">
        <w:rPr>
          <w:lang w:val="en-US"/>
        </w:rPr>
        <w:t xml:space="preserve"> and </w:t>
      </w:r>
      <w:r w:rsidRPr="00A15BF9">
        <w:rPr>
          <w:rStyle w:val="lev"/>
          <w:lang w:val="en-US"/>
        </w:rPr>
        <w:t>William Wright (retired; formerly of the Bureau of Meteorology, Australia)</w:t>
      </w:r>
      <w:r w:rsidRPr="00A15BF9">
        <w:rPr>
          <w:lang w:val="en-US"/>
        </w:rPr>
        <w:t xml:space="preserve"> leading the preparation, coordination and finalization of the DAYCLI Guidelines, whose contributions are gratefully acknowledged.</w:t>
      </w:r>
    </w:p>
    <w:p w14:paraId="1922BBEF" w14:textId="77777777" w:rsidR="007036A5" w:rsidRPr="00A15BF9" w:rsidRDefault="007036A5" w:rsidP="007036A5">
      <w:pPr>
        <w:rPr>
          <w:lang w:val="en-US"/>
        </w:rPr>
      </w:pPr>
      <w:r w:rsidRPr="00A15BF9">
        <w:rPr>
          <w:lang w:val="en-US"/>
        </w:rPr>
        <w:t xml:space="preserve">The development of this document reflects a close and productive collaboration between </w:t>
      </w:r>
      <w:r w:rsidRPr="00A15BF9">
        <w:rPr>
          <w:rStyle w:val="lev"/>
          <w:lang w:val="en-US"/>
        </w:rPr>
        <w:t>SERCOM and INFCOM</w:t>
      </w:r>
      <w:r w:rsidRPr="00A15BF9">
        <w:rPr>
          <w:lang w:val="en-US"/>
        </w:rPr>
        <w:t xml:space="preserve">, combining climatological expertise and technical implementation aspects. In particular, the contributions of the </w:t>
      </w:r>
      <w:r w:rsidRPr="00A15BF9">
        <w:rPr>
          <w:rStyle w:val="lev"/>
          <w:lang w:val="en-US"/>
        </w:rPr>
        <w:t>Expert Team on Data Development and Stewardship (ET-DDS)</w:t>
      </w:r>
      <w:r w:rsidRPr="00A15BF9">
        <w:rPr>
          <w:lang w:val="en-US"/>
        </w:rPr>
        <w:t xml:space="preserve"> are acknowledged for defining and refining the climatological requirements, concepts and guidance presented in this publication.</w:t>
      </w:r>
    </w:p>
    <w:p w14:paraId="64907E63" w14:textId="77777777" w:rsidR="007036A5" w:rsidRPr="00A15BF9" w:rsidRDefault="007036A5" w:rsidP="007036A5">
      <w:pPr>
        <w:rPr>
          <w:lang w:val="en-US"/>
        </w:rPr>
      </w:pPr>
      <w:r w:rsidRPr="00A15BF9">
        <w:rPr>
          <w:lang w:val="en-US"/>
        </w:rPr>
        <w:t xml:space="preserve">The authors would also like to express their sincere appreciation to colleagues from </w:t>
      </w:r>
      <w:r w:rsidRPr="00A15BF9">
        <w:rPr>
          <w:rStyle w:val="lev"/>
          <w:lang w:val="en-US"/>
        </w:rPr>
        <w:t>INFCOM</w:t>
      </w:r>
      <w:r w:rsidRPr="00A15BF9">
        <w:rPr>
          <w:lang w:val="en-US"/>
        </w:rPr>
        <w:t xml:space="preserve">, in particular the </w:t>
      </w:r>
      <w:r w:rsidRPr="00A15BF9">
        <w:rPr>
          <w:rStyle w:val="lev"/>
          <w:lang w:val="en-US"/>
        </w:rPr>
        <w:t>Standing Committee on Information Management and Technology (SC-IMT)</w:t>
      </w:r>
      <w:r w:rsidRPr="00A15BF9">
        <w:rPr>
          <w:lang w:val="en-US"/>
        </w:rPr>
        <w:t xml:space="preserve"> and the </w:t>
      </w:r>
      <w:r w:rsidRPr="00A15BF9">
        <w:rPr>
          <w:rStyle w:val="lev"/>
          <w:lang w:val="en-US"/>
        </w:rPr>
        <w:t>Expert Team on Data Standards</w:t>
      </w:r>
      <w:r w:rsidRPr="00A15BF9">
        <w:rPr>
          <w:lang w:val="en-US"/>
        </w:rPr>
        <w:t>, for their essential work on the development and validation of the DAYCLI BUFR sequence, which underpins the technical implementation framework described in these guidelines.</w:t>
      </w:r>
    </w:p>
    <w:p w14:paraId="164D8F82" w14:textId="77777777" w:rsidR="007036A5" w:rsidRPr="00A15BF9" w:rsidRDefault="007036A5" w:rsidP="007036A5">
      <w:pPr>
        <w:rPr>
          <w:lang w:val="en-US"/>
        </w:rPr>
      </w:pPr>
      <w:r w:rsidRPr="00A15BF9">
        <w:rPr>
          <w:lang w:val="en-US"/>
        </w:rPr>
        <w:t xml:space="preserve">Special thanks are extended to </w:t>
      </w:r>
      <w:proofErr w:type="spellStart"/>
      <w:r w:rsidRPr="00A15BF9">
        <w:rPr>
          <w:rStyle w:val="lev"/>
          <w:lang w:val="en-US"/>
        </w:rPr>
        <w:t>Qingchen</w:t>
      </w:r>
      <w:proofErr w:type="spellEnd"/>
      <w:r w:rsidRPr="00A15BF9">
        <w:rPr>
          <w:rStyle w:val="lev"/>
          <w:lang w:val="en-US"/>
        </w:rPr>
        <w:t xml:space="preserve"> Chao (Chair, SC-CLI)</w:t>
      </w:r>
      <w:r w:rsidRPr="00A15BF9">
        <w:rPr>
          <w:lang w:val="en-US"/>
        </w:rPr>
        <w:t xml:space="preserve"> for her guidance and support, and to </w:t>
      </w:r>
      <w:r w:rsidRPr="00A15BF9">
        <w:rPr>
          <w:rStyle w:val="lev"/>
          <w:lang w:val="en-US"/>
        </w:rPr>
        <w:t xml:space="preserve">Peer </w:t>
      </w:r>
      <w:proofErr w:type="spellStart"/>
      <w:r w:rsidRPr="00A15BF9">
        <w:rPr>
          <w:rStyle w:val="lev"/>
          <w:lang w:val="en-US"/>
        </w:rPr>
        <w:t>Hechler</w:t>
      </w:r>
      <w:proofErr w:type="spellEnd"/>
      <w:r w:rsidRPr="00A15BF9">
        <w:rPr>
          <w:rStyle w:val="lev"/>
          <w:lang w:val="en-US"/>
        </w:rPr>
        <w:t xml:space="preserve"> (WMO Secretariat)</w:t>
      </w:r>
      <w:r w:rsidRPr="00A15BF9">
        <w:rPr>
          <w:lang w:val="en-US"/>
        </w:rPr>
        <w:t xml:space="preserve"> for his valuable contributions and coordination support.</w:t>
      </w:r>
    </w:p>
    <w:p w14:paraId="38872526" w14:textId="77777777" w:rsidR="007036A5" w:rsidRPr="00A15BF9" w:rsidRDefault="007036A5" w:rsidP="007036A5">
      <w:pPr>
        <w:rPr>
          <w:lang w:val="en-US"/>
        </w:rPr>
      </w:pPr>
      <w:r w:rsidRPr="00A15BF9">
        <w:rPr>
          <w:lang w:val="en-US"/>
        </w:rPr>
        <w:t xml:space="preserve">The authors also acknowledge the key technical contributions from </w:t>
      </w:r>
      <w:r w:rsidRPr="00A15BF9">
        <w:rPr>
          <w:rStyle w:val="lev"/>
          <w:lang w:val="en-US"/>
        </w:rPr>
        <w:t>Ana Milan (WMO Secretariat)</w:t>
      </w:r>
      <w:r w:rsidRPr="00A15BF9">
        <w:rPr>
          <w:lang w:val="en-US"/>
        </w:rPr>
        <w:t xml:space="preserve">, </w:t>
      </w:r>
      <w:r w:rsidRPr="00A15BF9">
        <w:rPr>
          <w:rStyle w:val="lev"/>
          <w:lang w:val="en-US"/>
        </w:rPr>
        <w:t xml:space="preserve">Mariana </w:t>
      </w:r>
      <w:proofErr w:type="spellStart"/>
      <w:r w:rsidRPr="00A15BF9">
        <w:rPr>
          <w:rStyle w:val="lev"/>
          <w:lang w:val="en-US"/>
        </w:rPr>
        <w:t>Crepulja</w:t>
      </w:r>
      <w:proofErr w:type="spellEnd"/>
      <w:r w:rsidRPr="00A15BF9">
        <w:rPr>
          <w:rStyle w:val="lev"/>
          <w:lang w:val="en-US"/>
        </w:rPr>
        <w:t xml:space="preserve"> (Chair, ET-Data Standards)</w:t>
      </w:r>
      <w:r w:rsidRPr="00A15BF9">
        <w:rPr>
          <w:lang w:val="en-US"/>
        </w:rPr>
        <w:t xml:space="preserve">, </w:t>
      </w:r>
      <w:proofErr w:type="spellStart"/>
      <w:r w:rsidRPr="00A15BF9">
        <w:rPr>
          <w:rStyle w:val="lev"/>
          <w:lang w:val="en-US"/>
        </w:rPr>
        <w:t>Jitsuko</w:t>
      </w:r>
      <w:proofErr w:type="spellEnd"/>
      <w:r w:rsidRPr="00A15BF9">
        <w:rPr>
          <w:rStyle w:val="lev"/>
          <w:lang w:val="en-US"/>
        </w:rPr>
        <w:t xml:space="preserve"> Hasegawa (former Chair, ET-Data Standards)</w:t>
      </w:r>
      <w:r w:rsidRPr="00A15BF9">
        <w:rPr>
          <w:lang w:val="en-US"/>
        </w:rPr>
        <w:t xml:space="preserve"> and </w:t>
      </w:r>
      <w:r w:rsidRPr="00A15BF9">
        <w:rPr>
          <w:rStyle w:val="lev"/>
          <w:lang w:val="en-US"/>
        </w:rPr>
        <w:t>Dave Inglis Berry (WMO Secretariat)</w:t>
      </w:r>
      <w:r w:rsidRPr="00A15BF9">
        <w:rPr>
          <w:lang w:val="en-US"/>
        </w:rPr>
        <w:t>, together with valuable input from experts of the ET-Data Standards team.</w:t>
      </w:r>
    </w:p>
    <w:p w14:paraId="33A9021D" w14:textId="77777777" w:rsidR="007036A5" w:rsidRPr="00A15BF9" w:rsidRDefault="007036A5" w:rsidP="007036A5">
      <w:pPr>
        <w:rPr>
          <w:lang w:val="en-US"/>
        </w:rPr>
      </w:pPr>
      <w:r w:rsidRPr="00A15BF9">
        <w:rPr>
          <w:rStyle w:val="lev"/>
          <w:lang w:val="en-US"/>
        </w:rPr>
        <w:t>Last but not least</w:t>
      </w:r>
      <w:r w:rsidRPr="00A15BF9">
        <w:rPr>
          <w:lang w:val="en-US"/>
        </w:rPr>
        <w:t xml:space="preserve">, the authors wish to highlight the key role of </w:t>
      </w:r>
      <w:r w:rsidRPr="00A15BF9">
        <w:rPr>
          <w:rStyle w:val="lev"/>
          <w:lang w:val="en-US"/>
        </w:rPr>
        <w:t>Sergio Ferreira (National Institute for Space Research – INPE, Brazil; ET-Data Standards)</w:t>
      </w:r>
      <w:r w:rsidRPr="00A15BF9">
        <w:rPr>
          <w:lang w:val="en-US"/>
        </w:rPr>
        <w:t>, who led the development of the DAYCLI BUFR sequence and the associated encoding and decoding test software, with contributions and reviews from the ET-Data Standards team.</w:t>
      </w:r>
    </w:p>
    <w:p w14:paraId="3DCA9BC1" w14:textId="77777777" w:rsidR="008B7726" w:rsidRDefault="007036A5" w:rsidP="007036A5">
      <w:pPr>
        <w:rPr>
          <w:lang w:val="en-US"/>
        </w:rPr>
      </w:pPr>
      <w:r w:rsidRPr="00A15BF9">
        <w:rPr>
          <w:lang w:val="en-US"/>
        </w:rPr>
        <w:t>The following reviewers have contributed to the improvement of this publication:</w:t>
      </w:r>
    </w:p>
    <w:p w14:paraId="75C2EE2B" w14:textId="2E1D86D6" w:rsidR="007036A5" w:rsidRPr="00A15BF9" w:rsidRDefault="007036A5" w:rsidP="007036A5">
      <w:pPr>
        <w:rPr>
          <w:lang w:val="en-US"/>
        </w:rPr>
      </w:pPr>
      <w:bookmarkStart w:id="2" w:name="_GoBack"/>
      <w:bookmarkEnd w:id="2"/>
      <w:r w:rsidRPr="00A15BF9">
        <w:rPr>
          <w:rStyle w:val="Accentuation"/>
          <w:lang w:val="en-US"/>
        </w:rPr>
        <w:t>[To be completed with names and affiliations of reviewers]</w:t>
      </w:r>
    </w:p>
    <w:p w14:paraId="15EF16EE" w14:textId="77777777" w:rsidR="00B06D8F" w:rsidRDefault="00B06D8F">
      <w:pPr>
        <w:jc w:val="left"/>
        <w:rPr>
          <w:rStyle w:val="lev"/>
          <w:bCs w:val="0"/>
          <w:sz w:val="32"/>
          <w:szCs w:val="32"/>
        </w:rPr>
      </w:pPr>
      <w:r>
        <w:rPr>
          <w:rStyle w:val="lev"/>
          <w:bCs w:val="0"/>
          <w:sz w:val="32"/>
          <w:szCs w:val="32"/>
        </w:rPr>
        <w:br w:type="page"/>
      </w:r>
    </w:p>
    <w:p w14:paraId="0499BD38" w14:textId="6253B491" w:rsidR="00F64FDE" w:rsidRPr="00286425" w:rsidRDefault="00F64FDE" w:rsidP="00F17076">
      <w:pPr>
        <w:rPr>
          <w:sz w:val="32"/>
          <w:szCs w:val="32"/>
        </w:rPr>
      </w:pPr>
      <w:r w:rsidRPr="00286425">
        <w:rPr>
          <w:rStyle w:val="lev"/>
          <w:bCs w:val="0"/>
          <w:sz w:val="32"/>
          <w:szCs w:val="32"/>
        </w:rPr>
        <w:lastRenderedPageBreak/>
        <w:t>Executive Summary</w:t>
      </w:r>
    </w:p>
    <w:p w14:paraId="20236965" w14:textId="0E2C0B3C" w:rsidR="007205DC" w:rsidRDefault="007205DC" w:rsidP="007205DC">
      <w:pPr>
        <w:rPr>
          <w:sz w:val="32"/>
          <w:szCs w:val="32"/>
        </w:rPr>
      </w:pPr>
      <w:r w:rsidRPr="006F3DBD">
        <w:rPr>
          <w:lang w:val="en-US"/>
        </w:rPr>
        <w:t>These guidelines support National Meteorological and Hydrological Services (NMHSs) in the production and international exchange of daily climate data using the DAYCLI BUFR message. DAYCLI is designed as a climatological data exchange product</w:t>
      </w:r>
      <w:r w:rsidR="00602E89">
        <w:rPr>
          <w:lang w:val="en-US"/>
        </w:rPr>
        <w:t xml:space="preserve">. It </w:t>
      </w:r>
      <w:r w:rsidR="007418F1">
        <w:rPr>
          <w:lang w:val="en-US"/>
        </w:rPr>
        <w:t xml:space="preserve">is intended to provide </w:t>
      </w:r>
      <w:r w:rsidR="008D7821">
        <w:rPr>
          <w:lang w:val="en-US"/>
        </w:rPr>
        <w:t xml:space="preserve">the temporal granularity needed to </w:t>
      </w:r>
      <w:r w:rsidR="00AC1593">
        <w:rPr>
          <w:lang w:val="en-US"/>
        </w:rPr>
        <w:t xml:space="preserve">share information on extremes, which are of primary importance in </w:t>
      </w:r>
      <w:r w:rsidR="00765EFF">
        <w:rPr>
          <w:lang w:val="en-US"/>
        </w:rPr>
        <w:t xml:space="preserve">monitoring climate variability and change, and as such </w:t>
      </w:r>
      <w:r w:rsidR="00602E89">
        <w:rPr>
          <w:lang w:val="en-US"/>
        </w:rPr>
        <w:t>complements</w:t>
      </w:r>
      <w:r w:rsidRPr="006F3DBD">
        <w:rPr>
          <w:lang w:val="en-US"/>
        </w:rPr>
        <w:t xml:space="preserve"> real-time observational messages and monthly climate summaries, and aligned with official national climate records.</w:t>
      </w:r>
    </w:p>
    <w:p w14:paraId="098F0DE7" w14:textId="36477DE5" w:rsidR="007205DC" w:rsidRPr="00F64FDE" w:rsidRDefault="007205DC" w:rsidP="007205DC">
      <w:pPr>
        <w:rPr>
          <w:lang w:val="en-US"/>
        </w:rPr>
      </w:pPr>
      <w:r w:rsidRPr="00F64FDE">
        <w:rPr>
          <w:lang w:val="en-US"/>
        </w:rPr>
        <w:t xml:space="preserve">In operational practice, NMHSs define and distribute daily climate values using local, regional or national </w:t>
      </w:r>
      <w:r w:rsidR="00741874">
        <w:rPr>
          <w:lang w:val="en-US"/>
        </w:rPr>
        <w:t>Attribution day</w:t>
      </w:r>
      <w:r w:rsidRPr="00F64FDE">
        <w:rPr>
          <w:lang w:val="en-US"/>
        </w:rPr>
        <w:t xml:space="preserve">, referenced to a Local Meteorological Time Zone (LMTZ). Preservation of this reference time is essential </w:t>
      </w:r>
      <w:r w:rsidR="00602E89">
        <w:rPr>
          <w:lang w:val="en-US"/>
        </w:rPr>
        <w:t>to maintain</w:t>
      </w:r>
      <w:r w:rsidR="0032108A">
        <w:rPr>
          <w:lang w:val="en-US"/>
        </w:rPr>
        <w:t xml:space="preserve"> </w:t>
      </w:r>
      <w:r w:rsidRPr="00F64FDE">
        <w:rPr>
          <w:lang w:val="en-US"/>
        </w:rPr>
        <w:t>the homogeneity and continuity of long-term daily climate series</w:t>
      </w:r>
      <w:r w:rsidR="0032108A">
        <w:rPr>
          <w:lang w:val="en-US"/>
        </w:rPr>
        <w:t xml:space="preserve">. It also </w:t>
      </w:r>
      <w:r w:rsidRPr="00F64FDE">
        <w:rPr>
          <w:lang w:val="en-US"/>
        </w:rPr>
        <w:t>ensur</w:t>
      </w:r>
      <w:r w:rsidR="0032108A">
        <w:rPr>
          <w:lang w:val="en-US"/>
        </w:rPr>
        <w:t>es</w:t>
      </w:r>
      <w:r w:rsidRPr="00F64FDE">
        <w:rPr>
          <w:lang w:val="en-US"/>
        </w:rPr>
        <w:t xml:space="preserve"> consistency between internationally exchanged data and national climate datasets.</w:t>
      </w:r>
    </w:p>
    <w:p w14:paraId="501511F6" w14:textId="446838A7" w:rsidR="007205DC" w:rsidRPr="00F64FDE" w:rsidRDefault="007205DC" w:rsidP="007205DC">
      <w:pPr>
        <w:rPr>
          <w:lang w:val="en-US"/>
        </w:rPr>
      </w:pPr>
      <w:r w:rsidRPr="00F64FDE">
        <w:rPr>
          <w:lang w:val="en-US"/>
        </w:rPr>
        <w:t xml:space="preserve">Experience with the original DAYCLI BUFR sequences </w:t>
      </w:r>
      <w:r w:rsidRPr="00F64FDE">
        <w:rPr>
          <w:rStyle w:val="lev"/>
          <w:lang w:val="en-US"/>
        </w:rPr>
        <w:t>3-07-074 and 3-07-075</w:t>
      </w:r>
      <w:r w:rsidRPr="00F64FDE">
        <w:rPr>
          <w:lang w:val="en-US"/>
        </w:rPr>
        <w:t xml:space="preserve">, as defined in the </w:t>
      </w:r>
      <w:r w:rsidRPr="00F64FDE">
        <w:rPr>
          <w:rStyle w:val="Accentuation"/>
        </w:rPr>
        <w:t>Manual on Codes (WMO-No. 306)</w:t>
      </w:r>
      <w:r w:rsidRPr="00F64FDE">
        <w:rPr>
          <w:lang w:val="en-US"/>
        </w:rPr>
        <w:t xml:space="preserve">, highlighted limitations related to UTC-based time referencing and insufficient alignment with national climatological practices. These limitations can introduce ambiguity in the interpretation of </w:t>
      </w:r>
      <w:r w:rsidR="00741874">
        <w:rPr>
          <w:lang w:val="en-US"/>
        </w:rPr>
        <w:t>Attribution day</w:t>
      </w:r>
      <w:r w:rsidR="000E282E">
        <w:rPr>
          <w:lang w:val="en-US"/>
        </w:rPr>
        <w:t>s</w:t>
      </w:r>
      <w:r w:rsidR="0032108A">
        <w:rPr>
          <w:lang w:val="en-US"/>
        </w:rPr>
        <w:t>. T</w:t>
      </w:r>
      <w:r w:rsidR="009D6D0B">
        <w:rPr>
          <w:lang w:val="en-US"/>
        </w:rPr>
        <w:t>he</w:t>
      </w:r>
      <w:r w:rsidR="0032108A">
        <w:rPr>
          <w:lang w:val="en-US"/>
        </w:rPr>
        <w:t xml:space="preserve">y can also </w:t>
      </w:r>
      <w:r w:rsidRPr="00F64FDE">
        <w:rPr>
          <w:lang w:val="en-US"/>
        </w:rPr>
        <w:t>increase processing complexity for NMHSs, and create risks of inconsistency in long-term climate series.</w:t>
      </w:r>
    </w:p>
    <w:p w14:paraId="535EE94D" w14:textId="65908D6F" w:rsidR="007205DC" w:rsidRPr="006F3DBD" w:rsidRDefault="007205DC" w:rsidP="007205DC">
      <w:pPr>
        <w:rPr>
          <w:lang w:val="en-US"/>
        </w:rPr>
      </w:pPr>
      <w:r w:rsidRPr="006F3DBD">
        <w:rPr>
          <w:lang w:val="en-US"/>
        </w:rPr>
        <w:t xml:space="preserve">To address these limitations, </w:t>
      </w:r>
      <w:r w:rsidR="007D1EE8">
        <w:rPr>
          <w:lang w:val="en-US"/>
        </w:rPr>
        <w:t>an</w:t>
      </w:r>
      <w:r w:rsidRPr="006F3DBD">
        <w:rPr>
          <w:lang w:val="en-US"/>
        </w:rPr>
        <w:t xml:space="preserve"> amended DAYCLI BUFR </w:t>
      </w:r>
      <w:r w:rsidRPr="007D1EE8">
        <w:rPr>
          <w:b/>
          <w:lang w:val="en-US"/>
        </w:rPr>
        <w:t>sequence</w:t>
      </w:r>
      <w:r w:rsidRPr="006F3DBD">
        <w:rPr>
          <w:lang w:val="en-US"/>
        </w:rPr>
        <w:t xml:space="preserve"> </w:t>
      </w:r>
      <w:r w:rsidR="007D1EE8">
        <w:rPr>
          <w:lang w:val="en-US"/>
        </w:rPr>
        <w:t>(</w:t>
      </w:r>
      <w:r w:rsidRPr="006F3DBD">
        <w:rPr>
          <w:rStyle w:val="lev"/>
          <w:lang w:val="en-US"/>
        </w:rPr>
        <w:t>3-07-095</w:t>
      </w:r>
      <w:r w:rsidR="007D1EE8" w:rsidRPr="007D1EE8">
        <w:rPr>
          <w:rStyle w:val="lev"/>
          <w:b w:val="0"/>
          <w:lang w:val="en-US"/>
        </w:rPr>
        <w:t>)</w:t>
      </w:r>
      <w:r w:rsidRPr="006F3DBD">
        <w:rPr>
          <w:rStyle w:val="lev"/>
          <w:lang w:val="en-US"/>
        </w:rPr>
        <w:t xml:space="preserve"> was </w:t>
      </w:r>
      <w:r w:rsidR="007D1EE8">
        <w:rPr>
          <w:rStyle w:val="lev"/>
          <w:lang w:val="en-US"/>
        </w:rPr>
        <w:t>developed</w:t>
      </w:r>
      <w:r w:rsidRPr="006F3DBD">
        <w:rPr>
          <w:lang w:val="en-US"/>
        </w:rPr>
        <w:t>. Th</w:t>
      </w:r>
      <w:r>
        <w:rPr>
          <w:lang w:val="en-US"/>
        </w:rPr>
        <w:t>is</w:t>
      </w:r>
      <w:r w:rsidRPr="006F3DBD">
        <w:rPr>
          <w:lang w:val="en-US"/>
        </w:rPr>
        <w:t xml:space="preserve"> revised approach improves the alignment of DAYCLI </w:t>
      </w:r>
      <w:r>
        <w:rPr>
          <w:lang w:val="en-US"/>
        </w:rPr>
        <w:t>with</w:t>
      </w:r>
      <w:r w:rsidRPr="006F3DBD">
        <w:rPr>
          <w:lang w:val="en-US"/>
        </w:rPr>
        <w:t xml:space="preserve"> NMHS climatological workflows and practices</w:t>
      </w:r>
      <w:r>
        <w:rPr>
          <w:lang w:val="en-US"/>
        </w:rPr>
        <w:t xml:space="preserve">. It also provides a clearer </w:t>
      </w:r>
      <w:r w:rsidRPr="006F3DBD">
        <w:rPr>
          <w:lang w:val="en-US"/>
        </w:rPr>
        <w:t>framework for the international exchange of nationally validated daily climate datasets tha</w:t>
      </w:r>
      <w:r>
        <w:rPr>
          <w:lang w:val="en-US"/>
        </w:rPr>
        <w:t>n t</w:t>
      </w:r>
      <w:r w:rsidRPr="006F3DBD">
        <w:rPr>
          <w:lang w:val="en-US"/>
        </w:rPr>
        <w:t>he previous sequences</w:t>
      </w:r>
      <w:r>
        <w:rPr>
          <w:lang w:val="en-US"/>
        </w:rPr>
        <w:t xml:space="preserve"> did.</w:t>
      </w:r>
    </w:p>
    <w:p w14:paraId="7B290E21" w14:textId="0B2E0BA2" w:rsidR="007205DC" w:rsidRPr="00F64FDE" w:rsidRDefault="007205DC" w:rsidP="007205DC">
      <w:pPr>
        <w:rPr>
          <w:lang w:val="en-US"/>
        </w:rPr>
      </w:pPr>
      <w:r w:rsidRPr="00D3551B">
        <w:rPr>
          <w:lang w:val="en-US"/>
        </w:rPr>
        <w:t xml:space="preserve">The guidelines are </w:t>
      </w:r>
      <w:r w:rsidR="00300858" w:rsidRPr="00D3551B">
        <w:rPr>
          <w:lang w:val="en-US"/>
        </w:rPr>
        <w:t>centered</w:t>
      </w:r>
      <w:r w:rsidRPr="00D3551B">
        <w:rPr>
          <w:lang w:val="en-US"/>
        </w:rPr>
        <w:t xml:space="preserve"> on Climatological Data Management System (CDMS) workflows used by NMHSs and support progressive implementation. Differences in national capacities are explicitly </w:t>
      </w:r>
      <w:r w:rsidR="00F70485" w:rsidRPr="00D3551B">
        <w:rPr>
          <w:lang w:val="en-US"/>
        </w:rPr>
        <w:t>recognized</w:t>
      </w:r>
      <w:r w:rsidRPr="00D3551B">
        <w:rPr>
          <w:lang w:val="en-US"/>
        </w:rPr>
        <w:t xml:space="preserve">, and the absence of some metadata or quality information </w:t>
      </w:r>
      <w:r w:rsidR="00913ED5">
        <w:rPr>
          <w:lang w:val="en-US"/>
        </w:rPr>
        <w:t xml:space="preserve">should </w:t>
      </w:r>
      <w:r w:rsidRPr="00D3551B">
        <w:rPr>
          <w:lang w:val="en-US"/>
        </w:rPr>
        <w:t>not prevent participation in international exchange.</w:t>
      </w:r>
    </w:p>
    <w:p w14:paraId="710FFC0D" w14:textId="1E7688BB" w:rsidR="007205DC" w:rsidRDefault="007205DC" w:rsidP="007205DC">
      <w:pPr>
        <w:rPr>
          <w:lang w:val="en-US"/>
        </w:rPr>
      </w:pPr>
      <w:r w:rsidRPr="00D3551B">
        <w:rPr>
          <w:lang w:val="en-US"/>
        </w:rPr>
        <w:t>Quality control remains a national responsibility as do the quality control (QC) flags used by NMHSs in their CDMSs. To support interoperability and transparency, the DAYCLI message includes standardized DAYCLI QC flags, which are independent of the flags used by NMHSs. The usage of the DAYCLI quality control flags inside the DAYCLI message is strongly encouraged</w:t>
      </w:r>
      <w:r w:rsidR="000A1680">
        <w:rPr>
          <w:lang w:val="en-US"/>
        </w:rPr>
        <w:t xml:space="preserve">, as they </w:t>
      </w:r>
      <w:r w:rsidR="005114FA">
        <w:rPr>
          <w:lang w:val="en-US"/>
        </w:rPr>
        <w:t>highlight situations where extremes, or ambiguous situations</w:t>
      </w:r>
      <w:r w:rsidR="00B03180">
        <w:rPr>
          <w:lang w:val="en-US"/>
        </w:rPr>
        <w:t xml:space="preserve"> such as rainfall aggregations, are present. </w:t>
      </w:r>
      <w:r>
        <w:rPr>
          <w:lang w:val="en-US"/>
        </w:rPr>
        <w:t>Nevertheless</w:t>
      </w:r>
      <w:r w:rsidRPr="00D3551B">
        <w:rPr>
          <w:lang w:val="en-US"/>
        </w:rPr>
        <w:t xml:space="preserve">, the absence of DAYCLI QC flags inside the DAYCLI message does not imply the absence of national quality control, and </w:t>
      </w:r>
      <w:r w:rsidR="00D44CAB">
        <w:rPr>
          <w:lang w:val="en-US"/>
        </w:rPr>
        <w:t>should</w:t>
      </w:r>
      <w:r w:rsidR="00D44CAB" w:rsidRPr="00D3551B">
        <w:rPr>
          <w:lang w:val="en-US"/>
        </w:rPr>
        <w:t xml:space="preserve"> </w:t>
      </w:r>
      <w:r w:rsidRPr="00D3551B">
        <w:rPr>
          <w:lang w:val="en-US"/>
        </w:rPr>
        <w:t>not prevent international exchange.</w:t>
      </w:r>
    </w:p>
    <w:p w14:paraId="0D456680" w14:textId="0E5B41AB" w:rsidR="007205DC" w:rsidRPr="0088010C" w:rsidRDefault="007205DC" w:rsidP="007205DC">
      <w:pPr>
        <w:rPr>
          <w:lang w:val="en-US"/>
        </w:rPr>
      </w:pPr>
      <w:r w:rsidRPr="00D3551B">
        <w:rPr>
          <w:lang w:val="en-US"/>
        </w:rPr>
        <w:t>Together, the amended BUFR sequence and the associated technical guidelines provide a robust and practical framework for the global exchange of daily climate data. They improve clarity, interoperability and interpretability at regional and global levels, while fully respecting national climatological practices and responsibilities.</w:t>
      </w:r>
    </w:p>
    <w:p w14:paraId="7C57CFC6" w14:textId="283AF484" w:rsidR="007D0039" w:rsidRDefault="007D0039">
      <w:pPr>
        <w:jc w:val="left"/>
        <w:rPr>
          <w:lang w:val="en-US"/>
        </w:rPr>
      </w:pPr>
      <w:r>
        <w:rPr>
          <w:lang w:val="en-US"/>
        </w:rPr>
        <w:br w:type="page"/>
      </w:r>
    </w:p>
    <w:p w14:paraId="78C322A6" w14:textId="62952ACF" w:rsidR="00867B90" w:rsidRDefault="00405302" w:rsidP="00405302">
      <w:pPr>
        <w:pStyle w:val="Titre1"/>
        <w:rPr>
          <w:lang w:val="en-US"/>
        </w:rPr>
      </w:pPr>
      <w:bookmarkStart w:id="3" w:name="_Toc222331192"/>
      <w:bookmarkStart w:id="4" w:name="_Toc230335776"/>
      <w:bookmarkEnd w:id="1"/>
      <w:r>
        <w:rPr>
          <w:lang w:val="en-US"/>
        </w:rPr>
        <w:lastRenderedPageBreak/>
        <w:t>Purpose of the DAYCLI Guidelines</w:t>
      </w:r>
      <w:bookmarkEnd w:id="3"/>
      <w:bookmarkEnd w:id="4"/>
    </w:p>
    <w:p w14:paraId="57D9D3C2" w14:textId="77777777" w:rsidR="00286425" w:rsidRPr="00286425" w:rsidRDefault="00286425" w:rsidP="00286425">
      <w:pPr>
        <w:rPr>
          <w:lang w:val="en-US"/>
        </w:rPr>
      </w:pPr>
      <w:r w:rsidRPr="00286425">
        <w:rPr>
          <w:lang w:val="en-US"/>
        </w:rPr>
        <w:t>The purpose of these guidelines is to support National Meteorological and Hydrological Services (NMHSs) in implementing the DAYCLI BUFR message for the international exchange of daily climate data derived from surface land stations.</w:t>
      </w:r>
    </w:p>
    <w:p w14:paraId="5A9D9470" w14:textId="0AFAE866" w:rsidR="00286425" w:rsidRPr="00286425" w:rsidRDefault="00286425" w:rsidP="00286425">
      <w:pPr>
        <w:rPr>
          <w:lang w:val="en-US"/>
        </w:rPr>
      </w:pPr>
      <w:r w:rsidRPr="00286425">
        <w:rPr>
          <w:lang w:val="en-US"/>
        </w:rPr>
        <w:t xml:space="preserve">The guidelines are intended primarily for </w:t>
      </w:r>
      <w:r w:rsidRPr="00286425">
        <w:rPr>
          <w:rStyle w:val="lev"/>
          <w:lang w:val="en-US"/>
        </w:rPr>
        <w:t>NMHS climatology departments</w:t>
      </w:r>
      <w:r w:rsidRPr="00286425">
        <w:rPr>
          <w:lang w:val="en-US"/>
        </w:rPr>
        <w:t xml:space="preserve"> and focus on climatological and operational aspects of DAYCLI implementation rather than on detailed BUFR encoding instructions. Their objective is to translate the DAYCLI technical specification into practical, NMHS-oriented guidance</w:t>
      </w:r>
      <w:r w:rsidR="0032108A">
        <w:rPr>
          <w:lang w:val="en-US"/>
        </w:rPr>
        <w:t xml:space="preserve">. This guidance can be applied within </w:t>
      </w:r>
      <w:r w:rsidRPr="00286425">
        <w:rPr>
          <w:lang w:val="en-US"/>
        </w:rPr>
        <w:t>existing national operational environments.</w:t>
      </w:r>
    </w:p>
    <w:p w14:paraId="6A547A28" w14:textId="0B8D0B2C" w:rsidR="00286425" w:rsidRPr="00286425" w:rsidRDefault="00286425" w:rsidP="00286425">
      <w:pPr>
        <w:rPr>
          <w:lang w:val="en-US"/>
        </w:rPr>
      </w:pPr>
      <w:r w:rsidRPr="00286425">
        <w:rPr>
          <w:lang w:val="en-US"/>
        </w:rPr>
        <w:t xml:space="preserve">DAYCLI is designed to support the exchange of </w:t>
      </w:r>
      <w:r w:rsidRPr="00286425">
        <w:rPr>
          <w:rStyle w:val="lev"/>
          <w:lang w:val="en-US"/>
        </w:rPr>
        <w:t>nationally validated daily climate data</w:t>
      </w:r>
      <w:r w:rsidRPr="00286425">
        <w:rPr>
          <w:lang w:val="en-US"/>
        </w:rPr>
        <w:t xml:space="preserve"> produced under the responsibility of NMHSs. It is not intended for near-real-time observational reporting, but rather to complement existing data exchange mechanisms by addressing the specific needs of climate monitoring, assessment and services.</w:t>
      </w:r>
    </w:p>
    <w:p w14:paraId="45DF38D5" w14:textId="1ED92AD9" w:rsidR="00286425" w:rsidRPr="00286425" w:rsidRDefault="00286425" w:rsidP="00286425">
      <w:pPr>
        <w:rPr>
          <w:lang w:val="en-US"/>
        </w:rPr>
      </w:pPr>
      <w:r w:rsidRPr="00286425">
        <w:rPr>
          <w:lang w:val="en-US"/>
        </w:rPr>
        <w:t xml:space="preserve">In a variable and changing climate, extreme events often exert a </w:t>
      </w:r>
      <w:r w:rsidR="004718CD">
        <w:rPr>
          <w:lang w:val="en-US"/>
        </w:rPr>
        <w:t xml:space="preserve">disproportionate impact </w:t>
      </w:r>
      <w:r w:rsidRPr="00286425">
        <w:rPr>
          <w:lang w:val="en-US"/>
        </w:rPr>
        <w:t>on climate-sensitive activities and sectors. The monitoring of daily climate extremes, such as temperature maxima and minima and intense precipitation, is therefore increasingly important for climate monitoring, assessment and services, and represents a key motivation for the international exchange of daily climate data.</w:t>
      </w:r>
    </w:p>
    <w:p w14:paraId="1F94173A" w14:textId="6235FA6B" w:rsidR="00286425" w:rsidRPr="00286425" w:rsidRDefault="00286425" w:rsidP="00286425">
      <w:pPr>
        <w:rPr>
          <w:lang w:val="en-US"/>
        </w:rPr>
      </w:pPr>
      <w:r w:rsidRPr="00286425">
        <w:rPr>
          <w:lang w:val="en-US"/>
        </w:rPr>
        <w:t xml:space="preserve">These guidelines complement existing WMO regulatory and technical material, including the </w:t>
      </w:r>
      <w:hyperlink r:id="rId8" w:history="1">
        <w:r w:rsidRPr="00BC419F">
          <w:rPr>
            <w:rStyle w:val="Rfrencelgre"/>
            <w:rFonts w:eastAsiaTheme="minorHAnsi"/>
          </w:rPr>
          <w:t>Manual on Codes (WMO-No. 306</w:t>
        </w:r>
        <w:r w:rsidR="00295517" w:rsidRPr="00BC419F">
          <w:rPr>
            <w:rStyle w:val="Rfrencelgre"/>
            <w:rFonts w:eastAsiaTheme="minorHAnsi"/>
          </w:rPr>
          <w:t>, Volume I.2</w:t>
        </w:r>
        <w:r w:rsidRPr="00BC419F">
          <w:rPr>
            <w:rStyle w:val="Rfrencelgre"/>
            <w:rFonts w:eastAsiaTheme="minorHAnsi"/>
          </w:rPr>
          <w:t>)</w:t>
        </w:r>
      </w:hyperlink>
      <w:r w:rsidRPr="00286425">
        <w:rPr>
          <w:lang w:val="en-US"/>
        </w:rPr>
        <w:t xml:space="preserve"> and the </w:t>
      </w:r>
      <w:hyperlink r:id="rId9" w:history="1">
        <w:r w:rsidRPr="00BC419F">
          <w:rPr>
            <w:rStyle w:val="Rfrencelgre"/>
            <w:rFonts w:eastAsiaTheme="minorHAnsi"/>
          </w:rPr>
          <w:t>Guide to Instruments and Methods of Observation (WMO-No. 8</w:t>
        </w:r>
        <w:r w:rsidR="00295517" w:rsidRPr="00BC419F">
          <w:rPr>
            <w:rStyle w:val="Rfrencelgre"/>
            <w:rFonts w:eastAsiaTheme="minorHAnsi"/>
          </w:rPr>
          <w:t>, Volume I</w:t>
        </w:r>
        <w:r w:rsidRPr="00BC419F">
          <w:rPr>
            <w:rStyle w:val="Rfrencelgre"/>
            <w:rFonts w:eastAsiaTheme="minorHAnsi"/>
          </w:rPr>
          <w:t>)</w:t>
        </w:r>
      </w:hyperlink>
      <w:r w:rsidRPr="00286425">
        <w:rPr>
          <w:lang w:val="en-US"/>
        </w:rPr>
        <w:t>. They do not introduce new regulatory requirements, and do not prescribe national observing, processing or quality control practices.</w:t>
      </w:r>
    </w:p>
    <w:p w14:paraId="0F983A5E" w14:textId="7A397F4A" w:rsidR="00405302" w:rsidRDefault="009E3840">
      <w:pPr>
        <w:jc w:val="left"/>
        <w:rPr>
          <w:lang w:val="en-US"/>
        </w:rPr>
      </w:pPr>
      <w:r>
        <w:t>Key terms used throughout these guidelines are defined in a glossary provided in Annex A.</w:t>
      </w:r>
      <w:r w:rsidR="00405302">
        <w:rPr>
          <w:lang w:val="en-US"/>
        </w:rPr>
        <w:br w:type="page"/>
      </w:r>
    </w:p>
    <w:p w14:paraId="06FEA4A6" w14:textId="724BDAE9" w:rsidR="00405302" w:rsidRDefault="00405302" w:rsidP="00405302">
      <w:pPr>
        <w:pStyle w:val="Titre1"/>
        <w:rPr>
          <w:lang w:val="en-US"/>
        </w:rPr>
      </w:pPr>
      <w:bookmarkStart w:id="5" w:name="_Toc222331193"/>
      <w:bookmarkStart w:id="6" w:name="_Toc230335777"/>
      <w:r>
        <w:rPr>
          <w:lang w:val="en-US"/>
        </w:rPr>
        <w:lastRenderedPageBreak/>
        <w:t>Target audience and scope</w:t>
      </w:r>
      <w:bookmarkEnd w:id="5"/>
      <w:bookmarkEnd w:id="6"/>
    </w:p>
    <w:p w14:paraId="7F13D859" w14:textId="77777777" w:rsidR="00405302" w:rsidRPr="00405302" w:rsidRDefault="00405302" w:rsidP="00405302">
      <w:pPr>
        <w:rPr>
          <w:lang w:val="en-US"/>
        </w:rPr>
      </w:pPr>
      <w:r w:rsidRPr="00405302">
        <w:rPr>
          <w:lang w:val="en-US"/>
        </w:rPr>
        <w:t xml:space="preserve">These guidelines are primarily intended for </w:t>
      </w:r>
      <w:r w:rsidRPr="00405302">
        <w:rPr>
          <w:rStyle w:val="lev"/>
          <w:lang w:val="en-US"/>
        </w:rPr>
        <w:t>NMHS climatology departments</w:t>
      </w:r>
      <w:r w:rsidRPr="00405302">
        <w:rPr>
          <w:lang w:val="en-US"/>
        </w:rPr>
        <w:t xml:space="preserve"> responsible for the production, validation, management and archiving of daily climate data derived from surface land stations.</w:t>
      </w:r>
    </w:p>
    <w:p w14:paraId="375FC9E4" w14:textId="77777777" w:rsidR="00405302" w:rsidRDefault="00405302" w:rsidP="00405302">
      <w:r>
        <w:t>Secondary users may include:</w:t>
      </w:r>
    </w:p>
    <w:p w14:paraId="70D0F788" w14:textId="77777777" w:rsidR="00405302" w:rsidRPr="00405302" w:rsidRDefault="00405302" w:rsidP="005B44F5">
      <w:pPr>
        <w:pStyle w:val="Paragraphedeliste"/>
        <w:numPr>
          <w:ilvl w:val="0"/>
          <w:numId w:val="9"/>
        </w:numPr>
        <w:rPr>
          <w:lang w:val="en-US"/>
        </w:rPr>
      </w:pPr>
      <w:r w:rsidRPr="00405302">
        <w:rPr>
          <w:lang w:val="en-US"/>
        </w:rPr>
        <w:t>staff responsible for metadata management and observing systems;</w:t>
      </w:r>
    </w:p>
    <w:p w14:paraId="1BB51618" w14:textId="77777777" w:rsidR="00405302" w:rsidRPr="00405302" w:rsidRDefault="00405302" w:rsidP="005B44F5">
      <w:pPr>
        <w:pStyle w:val="Paragraphedeliste"/>
        <w:numPr>
          <w:ilvl w:val="0"/>
          <w:numId w:val="9"/>
        </w:numPr>
        <w:rPr>
          <w:lang w:val="en-US"/>
        </w:rPr>
      </w:pPr>
      <w:r w:rsidRPr="00405302">
        <w:rPr>
          <w:lang w:val="en-US"/>
        </w:rPr>
        <w:t>information technology and data exchange specialists involved in BUFR implementation;</w:t>
      </w:r>
    </w:p>
    <w:p w14:paraId="0D1D4999" w14:textId="77777777" w:rsidR="00405302" w:rsidRPr="00405302" w:rsidRDefault="00405302" w:rsidP="005B44F5">
      <w:pPr>
        <w:pStyle w:val="Paragraphedeliste"/>
        <w:numPr>
          <w:ilvl w:val="0"/>
          <w:numId w:val="9"/>
        </w:numPr>
        <w:rPr>
          <w:lang w:val="en-US"/>
        </w:rPr>
      </w:pPr>
      <w:r w:rsidRPr="00405302">
        <w:rPr>
          <w:lang w:val="en-US"/>
        </w:rPr>
        <w:t xml:space="preserve">regional and global climate data </w:t>
      </w:r>
      <w:proofErr w:type="spellStart"/>
      <w:r w:rsidRPr="00405302">
        <w:rPr>
          <w:lang w:val="en-US"/>
        </w:rPr>
        <w:t>centres</w:t>
      </w:r>
      <w:proofErr w:type="spellEnd"/>
      <w:r w:rsidRPr="00405302">
        <w:rPr>
          <w:lang w:val="en-US"/>
        </w:rPr>
        <w:t xml:space="preserve"> collecting and redistributing daily climate data;</w:t>
      </w:r>
    </w:p>
    <w:p w14:paraId="379D32DF" w14:textId="77777777" w:rsidR="00405302" w:rsidRPr="00405302" w:rsidRDefault="00405302" w:rsidP="005B44F5">
      <w:pPr>
        <w:pStyle w:val="Paragraphedeliste"/>
        <w:numPr>
          <w:ilvl w:val="0"/>
          <w:numId w:val="9"/>
        </w:numPr>
        <w:rPr>
          <w:lang w:val="en-US"/>
        </w:rPr>
      </w:pPr>
      <w:r w:rsidRPr="00405302">
        <w:rPr>
          <w:lang w:val="en-US"/>
        </w:rPr>
        <w:t>users of internationally exchanged daily climate datasets for climate monitoring, assessment and services.</w:t>
      </w:r>
    </w:p>
    <w:p w14:paraId="24B56902" w14:textId="77777777" w:rsidR="00405302" w:rsidRPr="00405302" w:rsidRDefault="00405302" w:rsidP="00405302">
      <w:pPr>
        <w:rPr>
          <w:lang w:val="en-US"/>
        </w:rPr>
      </w:pPr>
      <w:r w:rsidRPr="00405302">
        <w:rPr>
          <w:lang w:val="en-US"/>
        </w:rPr>
        <w:t xml:space="preserve">The scope of these guidelines is limited to </w:t>
      </w:r>
      <w:r w:rsidRPr="00405302">
        <w:rPr>
          <w:rStyle w:val="lev"/>
          <w:lang w:val="en-US"/>
        </w:rPr>
        <w:t>daily climate data from surface land stations</w:t>
      </w:r>
      <w:r w:rsidRPr="00405302">
        <w:rPr>
          <w:lang w:val="en-US"/>
        </w:rPr>
        <w:t xml:space="preserve"> and to the use of the DAYCLI BUFR message for international exchange. The document does not address marine, upper-air or remote-sensing observations.</w:t>
      </w:r>
    </w:p>
    <w:p w14:paraId="5E8A3CF4" w14:textId="28C5474F" w:rsidR="00405302" w:rsidRPr="00405302" w:rsidRDefault="00405302" w:rsidP="00405302">
      <w:pPr>
        <w:rPr>
          <w:lang w:val="en-US"/>
        </w:rPr>
      </w:pPr>
      <w:r w:rsidRPr="00405302">
        <w:rPr>
          <w:lang w:val="en-US"/>
        </w:rPr>
        <w:t xml:space="preserve">These guidelines do not prescribe national observing practices, data processing methods or quality control procedures. They </w:t>
      </w:r>
      <w:r w:rsidR="0075667E" w:rsidRPr="00405302">
        <w:rPr>
          <w:lang w:val="en-US"/>
        </w:rPr>
        <w:t>recognize</w:t>
      </w:r>
      <w:r w:rsidRPr="00405302">
        <w:rPr>
          <w:lang w:val="en-US"/>
        </w:rPr>
        <w:t xml:space="preserve"> that NMHSs operate under diverse technical, institutional and regulatory environments</w:t>
      </w:r>
      <w:r w:rsidR="00CA1B28">
        <w:rPr>
          <w:lang w:val="en-US"/>
        </w:rPr>
        <w:t xml:space="preserve">, and </w:t>
      </w:r>
      <w:r w:rsidR="008B2676">
        <w:rPr>
          <w:lang w:val="en-US"/>
        </w:rPr>
        <w:t xml:space="preserve">accommodate existing practices for </w:t>
      </w:r>
      <w:r w:rsidR="00755A0F">
        <w:rPr>
          <w:lang w:val="en-US"/>
        </w:rPr>
        <w:t xml:space="preserve">the generation and exchange of daily </w:t>
      </w:r>
      <w:r w:rsidR="001C1ABE">
        <w:rPr>
          <w:lang w:val="en-US"/>
        </w:rPr>
        <w:t>c</w:t>
      </w:r>
      <w:r w:rsidR="00F70485">
        <w:rPr>
          <w:lang w:val="en-US"/>
        </w:rPr>
        <w:t>l</w:t>
      </w:r>
      <w:r w:rsidR="001C1ABE">
        <w:rPr>
          <w:lang w:val="en-US"/>
        </w:rPr>
        <w:t>imate parameters</w:t>
      </w:r>
      <w:r w:rsidR="002D0FD3">
        <w:rPr>
          <w:lang w:val="en-US"/>
        </w:rPr>
        <w:t>. They</w:t>
      </w:r>
      <w:r w:rsidRPr="00405302">
        <w:rPr>
          <w:lang w:val="en-US"/>
        </w:rPr>
        <w:t xml:space="preserve"> aim to support interoperability while preserving national responsibility for climatological practices.</w:t>
      </w:r>
    </w:p>
    <w:p w14:paraId="6319FE93" w14:textId="42E32CBE" w:rsidR="00405302" w:rsidRDefault="00405302">
      <w:pPr>
        <w:jc w:val="left"/>
        <w:rPr>
          <w:lang w:val="en-US"/>
        </w:rPr>
      </w:pPr>
      <w:r>
        <w:rPr>
          <w:lang w:val="en-US"/>
        </w:rPr>
        <w:br w:type="page"/>
      </w:r>
    </w:p>
    <w:p w14:paraId="20385F59" w14:textId="4D373E21" w:rsidR="00405302" w:rsidRDefault="00405302" w:rsidP="00405302">
      <w:pPr>
        <w:pStyle w:val="Titre1"/>
        <w:rPr>
          <w:lang w:val="en-US"/>
        </w:rPr>
      </w:pPr>
      <w:bookmarkStart w:id="7" w:name="_Toc222331194"/>
      <w:bookmarkStart w:id="8" w:name="_Toc230335778"/>
      <w:r>
        <w:rPr>
          <w:lang w:val="en-US"/>
        </w:rPr>
        <w:lastRenderedPageBreak/>
        <w:t>Conceptual overview of DAYCLI</w:t>
      </w:r>
      <w:bookmarkEnd w:id="7"/>
      <w:bookmarkEnd w:id="8"/>
    </w:p>
    <w:p w14:paraId="0400A0F4" w14:textId="147C58DE" w:rsidR="001F7740" w:rsidRDefault="001F7740" w:rsidP="001F7740">
      <w:pPr>
        <w:rPr>
          <w:lang w:val="en-US" w:eastAsia="fr-FR"/>
        </w:rPr>
      </w:pPr>
      <w:r w:rsidRPr="001F7740">
        <w:rPr>
          <w:lang w:val="en-US" w:eastAsia="fr-FR"/>
        </w:rPr>
        <w:t xml:space="preserve">In most NMHSs, daily climate data are derived from observations collected at surface land stations and processed within a </w:t>
      </w:r>
      <w:r w:rsidRPr="001F7740">
        <w:rPr>
          <w:b/>
          <w:bCs/>
          <w:lang w:val="en-US" w:eastAsia="fr-FR"/>
        </w:rPr>
        <w:t>Climatological Data Management System (CDMS)</w:t>
      </w:r>
      <w:r w:rsidRPr="001F7740">
        <w:rPr>
          <w:lang w:val="en-US" w:eastAsia="fr-FR"/>
        </w:rPr>
        <w:t xml:space="preserve">. The CDMS constitutes the authoritative system for the production, validation and archiving of </w:t>
      </w:r>
      <w:r w:rsidR="000817D2">
        <w:rPr>
          <w:lang w:val="en-US" w:eastAsia="fr-FR"/>
        </w:rPr>
        <w:t xml:space="preserve">the </w:t>
      </w:r>
      <w:r w:rsidRPr="001F7740">
        <w:rPr>
          <w:lang w:val="en-US" w:eastAsia="fr-FR"/>
        </w:rPr>
        <w:t xml:space="preserve">national </w:t>
      </w:r>
      <w:r w:rsidR="000817D2">
        <w:rPr>
          <w:lang w:val="en-US" w:eastAsia="fr-FR"/>
        </w:rPr>
        <w:t xml:space="preserve">climate record. </w:t>
      </w:r>
    </w:p>
    <w:p w14:paraId="4B12AB49" w14:textId="037642C0" w:rsidR="00BF3CE0" w:rsidRPr="001F7740" w:rsidRDefault="00305D1F" w:rsidP="001F7740">
      <w:pPr>
        <w:rPr>
          <w:lang w:val="en-US" w:eastAsia="fr-FR"/>
        </w:rPr>
      </w:pPr>
      <w:r>
        <w:rPr>
          <w:lang w:val="en-US" w:eastAsia="fr-FR"/>
        </w:rPr>
        <w:t xml:space="preserve">A DAYCLI message is a set of daily observations </w:t>
      </w:r>
      <w:r w:rsidR="00636BEC">
        <w:rPr>
          <w:lang w:val="en-US" w:eastAsia="fr-FR"/>
        </w:rPr>
        <w:t>from surface land stations, submitted monthly, along with supporting metadata</w:t>
      </w:r>
      <w:r w:rsidR="00BB2536">
        <w:rPr>
          <w:lang w:val="en-US" w:eastAsia="fr-FR"/>
        </w:rPr>
        <w:t>.</w:t>
      </w:r>
    </w:p>
    <w:p w14:paraId="272B57D4" w14:textId="6D52447E" w:rsidR="001F7740" w:rsidRPr="001F7740" w:rsidRDefault="001F7740" w:rsidP="001F7740">
      <w:pPr>
        <w:rPr>
          <w:lang w:val="en-US" w:eastAsia="fr-FR"/>
        </w:rPr>
      </w:pPr>
      <w:r w:rsidRPr="001F7740">
        <w:rPr>
          <w:lang w:val="en-US" w:eastAsia="fr-FR"/>
        </w:rPr>
        <w:t xml:space="preserve">DAYCLI is designed to support the </w:t>
      </w:r>
      <w:r w:rsidRPr="001F7740">
        <w:rPr>
          <w:b/>
          <w:bCs/>
          <w:lang w:val="en-US" w:eastAsia="fr-FR"/>
        </w:rPr>
        <w:t>international exchange of nationally validated daily climate datasets</w:t>
      </w:r>
      <w:r w:rsidRPr="001F7740">
        <w:rPr>
          <w:lang w:val="en-US" w:eastAsia="fr-FR"/>
        </w:rPr>
        <w:t xml:space="preserve">, rather than the exchange of raw or near-real-time observations. It enables NMHSs to disseminate </w:t>
      </w:r>
      <w:r w:rsidRPr="001F7740">
        <w:rPr>
          <w:b/>
          <w:bCs/>
          <w:lang w:val="en-US" w:eastAsia="fr-FR"/>
        </w:rPr>
        <w:t xml:space="preserve">official daily climate values that are consistent with national </w:t>
      </w:r>
      <w:r w:rsidR="004F5590">
        <w:rPr>
          <w:b/>
          <w:bCs/>
          <w:lang w:val="en-US" w:eastAsia="fr-FR"/>
        </w:rPr>
        <w:t xml:space="preserve">records </w:t>
      </w:r>
      <w:r w:rsidRPr="001F7740">
        <w:rPr>
          <w:b/>
          <w:bCs/>
          <w:lang w:val="en-US" w:eastAsia="fr-FR"/>
        </w:rPr>
        <w:t>and climatological practices</w:t>
      </w:r>
      <w:r w:rsidRPr="001F7740">
        <w:rPr>
          <w:lang w:val="en-US" w:eastAsia="fr-FR"/>
        </w:rPr>
        <w:t xml:space="preserve">. </w:t>
      </w:r>
      <w:r w:rsidR="004718CD" w:rsidRPr="004718CD">
        <w:rPr>
          <w:lang w:val="en-US" w:eastAsia="fr-FR"/>
        </w:rPr>
        <w:t xml:space="preserve">The datasets exchanged through DAYCLI are derived from observations processed within the CDMS. They are associated with clearly defined </w:t>
      </w:r>
      <w:r w:rsidR="00741874">
        <w:rPr>
          <w:lang w:val="en-US" w:eastAsia="fr-FR"/>
        </w:rPr>
        <w:t>Attribution day</w:t>
      </w:r>
      <w:r w:rsidR="004718CD" w:rsidRPr="004718CD">
        <w:rPr>
          <w:lang w:val="en-US" w:eastAsia="fr-FR"/>
        </w:rPr>
        <w:t>s and corresponding measurement time periods, in accordance with national climatological practices.</w:t>
      </w:r>
    </w:p>
    <w:p w14:paraId="4C75251E" w14:textId="179DA5BD" w:rsidR="004718CD" w:rsidRPr="004718CD" w:rsidRDefault="001F7740" w:rsidP="004718CD">
      <w:pPr>
        <w:spacing w:beforeAutospacing="1" w:after="100" w:afterAutospacing="1" w:line="240" w:lineRule="auto"/>
      </w:pPr>
      <w:r w:rsidRPr="001F7740">
        <w:rPr>
          <w:lang w:val="en-US" w:eastAsia="fr-FR"/>
        </w:rPr>
        <w:t>Within the WMO data exchange landscape, DAYCLI complements existing mechanisms such as real-time observational messages and monthly climate summaries</w:t>
      </w:r>
      <w:r w:rsidR="00D7239A">
        <w:rPr>
          <w:lang w:val="en-US" w:eastAsia="fr-FR"/>
        </w:rPr>
        <w:t xml:space="preserve"> (CLIMAT)</w:t>
      </w:r>
      <w:r w:rsidRPr="004718CD">
        <w:t xml:space="preserve">. </w:t>
      </w:r>
      <w:r w:rsidR="004718CD" w:rsidRPr="004718CD">
        <w:t>It fills a specific gap by providing a standardised framework for the exchange of daily climate data. This framework includes the metadata and quality information required for correct climatological interpretation.</w:t>
      </w:r>
      <w:r w:rsidR="0039332B">
        <w:t xml:space="preserve"> The DAYCLI message is submitted monthly, </w:t>
      </w:r>
      <w:r w:rsidR="0070215B">
        <w:t xml:space="preserve">to allow time for quality checking of the data. </w:t>
      </w:r>
    </w:p>
    <w:p w14:paraId="4316785C" w14:textId="6A587475" w:rsidR="0061506E" w:rsidRDefault="001F7740" w:rsidP="001F7740">
      <w:pPr>
        <w:rPr>
          <w:lang w:val="en-US" w:eastAsia="fr-FR"/>
        </w:rPr>
      </w:pPr>
      <w:r w:rsidRPr="001F7740">
        <w:rPr>
          <w:lang w:val="en-US" w:eastAsia="fr-FR"/>
        </w:rPr>
        <w:t>DAYCLI supports climate monitoring, climate services, regional and global climate data aggregation, and long-term climate analyses</w:t>
      </w:r>
      <w:r w:rsidR="009755BD">
        <w:rPr>
          <w:lang w:val="en-US" w:eastAsia="fr-FR"/>
        </w:rPr>
        <w:t xml:space="preserve"> and re</w:t>
      </w:r>
      <w:r w:rsidR="003E6A72">
        <w:rPr>
          <w:lang w:val="en-US" w:eastAsia="fr-FR"/>
        </w:rPr>
        <w:t>s</w:t>
      </w:r>
      <w:r w:rsidR="009755BD">
        <w:rPr>
          <w:lang w:val="en-US" w:eastAsia="fr-FR"/>
        </w:rPr>
        <w:t>earch</w:t>
      </w:r>
      <w:r w:rsidRPr="001F7740">
        <w:rPr>
          <w:lang w:val="en-US" w:eastAsia="fr-FR"/>
        </w:rPr>
        <w:t xml:space="preserve">. </w:t>
      </w:r>
      <w:r w:rsidR="003E6A72">
        <w:rPr>
          <w:lang w:val="en-US" w:eastAsia="fr-FR"/>
        </w:rPr>
        <w:t xml:space="preserve">The </w:t>
      </w:r>
      <w:r w:rsidRPr="001F7740">
        <w:rPr>
          <w:lang w:val="en-US" w:eastAsia="fr-FR"/>
        </w:rPr>
        <w:t xml:space="preserve">design </w:t>
      </w:r>
      <w:r w:rsidR="0039332B">
        <w:rPr>
          <w:lang w:val="en-US" w:eastAsia="fr-FR"/>
        </w:rPr>
        <w:t xml:space="preserve">of the message </w:t>
      </w:r>
      <w:r w:rsidRPr="001F7740">
        <w:rPr>
          <w:lang w:val="en-US" w:eastAsia="fr-FR"/>
        </w:rPr>
        <w:t>reflects the needs of climatological applications, where data consistency, traceability and interpretability are essential, while fully preserving national responsibility for climatological definitions and practices.</w:t>
      </w:r>
    </w:p>
    <w:p w14:paraId="5E7891E1" w14:textId="0B867072" w:rsidR="002166C9" w:rsidRDefault="002166C9" w:rsidP="001F7740">
      <w:pPr>
        <w:rPr>
          <w:lang w:val="en-US" w:eastAsia="fr-FR"/>
        </w:rPr>
      </w:pPr>
      <w:r>
        <w:t>DAYCLI prioritises interoperability and interpretability over data compactness or system-specific optimisation. DAYCLI does not replace national data management systems; it relies on them.</w:t>
      </w:r>
    </w:p>
    <w:p w14:paraId="03358EDB" w14:textId="77777777" w:rsidR="0061506E" w:rsidRDefault="0061506E">
      <w:pPr>
        <w:jc w:val="left"/>
        <w:rPr>
          <w:lang w:val="en-US" w:eastAsia="fr-FR"/>
        </w:rPr>
      </w:pPr>
      <w:r>
        <w:rPr>
          <w:lang w:val="en-US" w:eastAsia="fr-FR"/>
        </w:rPr>
        <w:br w:type="page"/>
      </w:r>
    </w:p>
    <w:p w14:paraId="36DCBB11" w14:textId="27FFFE63" w:rsidR="0061506E" w:rsidRDefault="0061506E" w:rsidP="0061506E">
      <w:pPr>
        <w:pStyle w:val="Titre1"/>
        <w:rPr>
          <w:lang w:val="en-US" w:eastAsia="fr-FR"/>
        </w:rPr>
      </w:pPr>
      <w:bookmarkStart w:id="9" w:name="_Toc222331196"/>
      <w:bookmarkStart w:id="10" w:name="_Toc230335779"/>
      <w:r>
        <w:rPr>
          <w:lang w:val="en-US" w:eastAsia="fr-FR"/>
        </w:rPr>
        <w:lastRenderedPageBreak/>
        <w:t>Daily climate variables reported in DAYCL</w:t>
      </w:r>
      <w:bookmarkEnd w:id="9"/>
      <w:r w:rsidR="00C7468E">
        <w:rPr>
          <w:lang w:val="en-US" w:eastAsia="fr-FR"/>
        </w:rPr>
        <w:t>I</w:t>
      </w:r>
      <w:bookmarkEnd w:id="10"/>
    </w:p>
    <w:p w14:paraId="4D014188" w14:textId="77777777" w:rsidR="0061506E" w:rsidRPr="009E3840" w:rsidRDefault="0061506E" w:rsidP="00906354">
      <w:pPr>
        <w:rPr>
          <w:lang w:val="en-US" w:eastAsia="fr-FR"/>
        </w:rPr>
      </w:pPr>
      <w:bookmarkStart w:id="11" w:name="_Hlk228284358"/>
      <w:r w:rsidRPr="009E3840">
        <w:rPr>
          <w:lang w:val="en-US" w:eastAsia="fr-FR"/>
        </w:rPr>
        <w:t xml:space="preserve">DAYCLI supports the international exchange of a core set of </w:t>
      </w:r>
      <w:r w:rsidRPr="009E3840">
        <w:rPr>
          <w:b/>
          <w:bCs/>
          <w:lang w:val="en-US" w:eastAsia="fr-FR"/>
        </w:rPr>
        <w:t>daily climate variables</w:t>
      </w:r>
      <w:r w:rsidRPr="009E3840">
        <w:rPr>
          <w:lang w:val="en-US" w:eastAsia="fr-FR"/>
        </w:rPr>
        <w:t xml:space="preserve"> commonly produced, validated and archived by NMHS climatology departments as part of their routine climatological operations.</w:t>
      </w:r>
    </w:p>
    <w:p w14:paraId="443BEDC0" w14:textId="77777777" w:rsidR="0061506E" w:rsidRPr="009E3840" w:rsidRDefault="0061506E" w:rsidP="00906354">
      <w:pPr>
        <w:rPr>
          <w:lang w:val="en-US" w:eastAsia="fr-FR"/>
        </w:rPr>
      </w:pPr>
      <w:r w:rsidRPr="009E3840">
        <w:rPr>
          <w:lang w:val="en-US" w:eastAsia="fr-FR"/>
        </w:rPr>
        <w:t>The variables currently supported include daily maximum air temperature, daily minimum air temperature, daily mean air temperature, daily precipitation totals, depth of fresh snow, and depth of total snow on the ground. These variables correspond to key indicators used in climate monitoring, assessment and services.</w:t>
      </w:r>
    </w:p>
    <w:p w14:paraId="4A1CB571" w14:textId="39661443" w:rsidR="0061506E" w:rsidRDefault="0061506E" w:rsidP="00906354">
      <w:pPr>
        <w:rPr>
          <w:b/>
          <w:bCs/>
          <w:lang w:val="en-US" w:eastAsia="fr-FR"/>
        </w:rPr>
      </w:pPr>
      <w:r w:rsidRPr="009E3840">
        <w:rPr>
          <w:lang w:val="en-US" w:eastAsia="fr-FR"/>
        </w:rPr>
        <w:t xml:space="preserve">Daily climate values reported in DAYCLI shall reflect </w:t>
      </w:r>
      <w:r w:rsidRPr="009E3840">
        <w:rPr>
          <w:b/>
          <w:bCs/>
          <w:lang w:val="en-US" w:eastAsia="fr-FR"/>
        </w:rPr>
        <w:t>national climatological practices</w:t>
      </w:r>
      <w:r w:rsidRPr="009E3840">
        <w:rPr>
          <w:lang w:val="en-US" w:eastAsia="fr-FR"/>
        </w:rPr>
        <w:t xml:space="preserve">, including the definition of the </w:t>
      </w:r>
      <w:r w:rsidR="00741874">
        <w:rPr>
          <w:b/>
          <w:bCs/>
          <w:lang w:val="en-US" w:eastAsia="fr-FR"/>
        </w:rPr>
        <w:t>Attribution day</w:t>
      </w:r>
      <w:r w:rsidR="00A4218F">
        <w:rPr>
          <w:b/>
          <w:bCs/>
          <w:lang w:val="en-US" w:eastAsia="fr-FR"/>
        </w:rPr>
        <w:t xml:space="preserve"> </w:t>
      </w:r>
      <w:r w:rsidR="00A4218F" w:rsidRPr="00A4218F">
        <w:rPr>
          <w:bCs/>
          <w:lang w:val="en-US" w:eastAsia="fr-FR"/>
        </w:rPr>
        <w:t>and the</w:t>
      </w:r>
      <w:r w:rsidR="00A4218F">
        <w:rPr>
          <w:b/>
          <w:bCs/>
          <w:lang w:val="en-US" w:eastAsia="fr-FR"/>
        </w:rPr>
        <w:t xml:space="preserve"> </w:t>
      </w:r>
      <w:r w:rsidR="0079134D">
        <w:rPr>
          <w:b/>
          <w:bCs/>
          <w:lang w:val="en-US" w:eastAsia="fr-FR"/>
        </w:rPr>
        <w:t>Climatological day</w:t>
      </w:r>
      <w:r w:rsidR="00A4218F" w:rsidRPr="00A4218F">
        <w:rPr>
          <w:bCs/>
          <w:lang w:val="en-US" w:eastAsia="fr-FR"/>
        </w:rPr>
        <w:t>, for each parameter.</w:t>
      </w:r>
    </w:p>
    <w:p w14:paraId="4E0EEC85" w14:textId="0054313F" w:rsidR="00A4218F" w:rsidRDefault="00A4218F" w:rsidP="00A4218F">
      <w:pPr>
        <w:rPr>
          <w:lang w:val="en-US" w:eastAsia="fr-FR"/>
        </w:rPr>
      </w:pPr>
      <w:r>
        <w:rPr>
          <w:lang w:val="en-US" w:eastAsia="fr-FR"/>
        </w:rPr>
        <w:t xml:space="preserve">The </w:t>
      </w:r>
      <w:r w:rsidR="00741874">
        <w:rPr>
          <w:b/>
          <w:bCs/>
          <w:lang w:val="en-US" w:eastAsia="fr-FR"/>
        </w:rPr>
        <w:t>Attribution day</w:t>
      </w:r>
      <w:r>
        <w:rPr>
          <w:lang w:val="en-US" w:eastAsia="fr-FR"/>
        </w:rPr>
        <w:t xml:space="preserve"> is the calendar day to which </w:t>
      </w:r>
      <w:r w:rsidRPr="008C606F">
        <w:rPr>
          <w:lang w:val="en-US" w:eastAsia="fr-FR"/>
        </w:rPr>
        <w:t>an NMHS assign</w:t>
      </w:r>
      <w:r>
        <w:rPr>
          <w:lang w:val="en-US" w:eastAsia="fr-FR"/>
        </w:rPr>
        <w:t>s</w:t>
      </w:r>
      <w:r w:rsidRPr="008C606F">
        <w:rPr>
          <w:lang w:val="en-US" w:eastAsia="fr-FR"/>
        </w:rPr>
        <w:t xml:space="preserve"> daily climate values</w:t>
      </w:r>
      <w:r>
        <w:rPr>
          <w:lang w:val="en-US" w:eastAsia="fr-FR"/>
        </w:rPr>
        <w:t xml:space="preserve">. The </w:t>
      </w:r>
      <w:r w:rsidR="00741874">
        <w:rPr>
          <w:lang w:val="en-US" w:eastAsia="fr-FR"/>
        </w:rPr>
        <w:t>Attribution day</w:t>
      </w:r>
      <w:r>
        <w:rPr>
          <w:lang w:val="en-US" w:eastAsia="fr-FR"/>
        </w:rPr>
        <w:t xml:space="preserve"> is </w:t>
      </w:r>
      <w:r w:rsidRPr="008C606F">
        <w:rPr>
          <w:lang w:val="en-US" w:eastAsia="fr-FR"/>
        </w:rPr>
        <w:t xml:space="preserve">defined according to national climatological practices and referenced to a Local Meteorological Time Zone (LMTZ). An </w:t>
      </w:r>
      <w:r w:rsidR="00741874">
        <w:rPr>
          <w:lang w:val="en-US" w:eastAsia="fr-FR"/>
        </w:rPr>
        <w:t>Attribution day</w:t>
      </w:r>
      <w:r w:rsidRPr="008C606F">
        <w:rPr>
          <w:lang w:val="en-US" w:eastAsia="fr-FR"/>
        </w:rPr>
        <w:t xml:space="preserve"> is defined </w:t>
      </w:r>
      <w:r w:rsidRPr="008C606F">
        <w:rPr>
          <w:b/>
          <w:bCs/>
          <w:lang w:val="en-US" w:eastAsia="fr-FR"/>
        </w:rPr>
        <w:t>for a given observing station</w:t>
      </w:r>
      <w:r>
        <w:rPr>
          <w:b/>
          <w:bCs/>
          <w:lang w:val="en-US" w:eastAsia="fr-FR"/>
        </w:rPr>
        <w:t xml:space="preserve"> and element</w:t>
      </w:r>
      <w:r w:rsidRPr="008C606F">
        <w:rPr>
          <w:lang w:val="en-US" w:eastAsia="fr-FR"/>
        </w:rPr>
        <w:t xml:space="preserve">, recognizing that a national territory may include more than one LMTZ. The </w:t>
      </w:r>
      <w:r w:rsidR="00741874">
        <w:rPr>
          <w:lang w:val="en-US" w:eastAsia="fr-FR"/>
        </w:rPr>
        <w:t>Attribution day</w:t>
      </w:r>
      <w:r w:rsidRPr="008C606F">
        <w:rPr>
          <w:lang w:val="en-US" w:eastAsia="fr-FR"/>
        </w:rPr>
        <w:t xml:space="preserve"> provides the temporal </w:t>
      </w:r>
      <w:r w:rsidRPr="0037709B">
        <w:rPr>
          <w:rStyle w:val="Sautdindex"/>
        </w:rPr>
        <w:t>reference</w:t>
      </w:r>
      <w:r w:rsidRPr="008C606F">
        <w:rPr>
          <w:lang w:val="en-US" w:eastAsia="fr-FR"/>
        </w:rPr>
        <w:t xml:space="preserve"> used for </w:t>
      </w:r>
      <w:r>
        <w:rPr>
          <w:lang w:val="en-US" w:eastAsia="fr-FR"/>
        </w:rPr>
        <w:t xml:space="preserve">daily </w:t>
      </w:r>
      <w:r w:rsidRPr="008C606F">
        <w:rPr>
          <w:lang w:val="en-US" w:eastAsia="fr-FR"/>
        </w:rPr>
        <w:t>climate data exchange and archiving.</w:t>
      </w:r>
    </w:p>
    <w:p w14:paraId="2A75EC97" w14:textId="0E009EB7" w:rsidR="0075667E" w:rsidRPr="00EA1073" w:rsidRDefault="0061506E" w:rsidP="00906354">
      <w:pPr>
        <w:rPr>
          <w:lang w:val="en-US" w:eastAsia="fr-FR"/>
        </w:rPr>
      </w:pPr>
      <w:r w:rsidRPr="00F70485">
        <w:rPr>
          <w:lang w:val="en-US" w:eastAsia="fr-FR"/>
        </w:rPr>
        <w:t>For example</w:t>
      </w:r>
      <w:r w:rsidR="00BB4600">
        <w:rPr>
          <w:lang w:val="en-US" w:eastAsia="fr-FR"/>
        </w:rPr>
        <w:t>s</w:t>
      </w:r>
      <w:r w:rsidRPr="00F70485">
        <w:rPr>
          <w:lang w:val="en-US" w:eastAsia="fr-FR"/>
        </w:rPr>
        <w:t xml:space="preserve">, the </w:t>
      </w:r>
      <w:r w:rsidR="00741874">
        <w:rPr>
          <w:lang w:val="en-US" w:eastAsia="fr-FR"/>
        </w:rPr>
        <w:t>Attribution day</w:t>
      </w:r>
      <w:r w:rsidRPr="00F70485">
        <w:rPr>
          <w:lang w:val="en-US" w:eastAsia="fr-FR"/>
        </w:rPr>
        <w:t xml:space="preserve"> for the Melbourne (Australia) meteorological station is defined as running from 00:00 LMTZ to 23:59 LMTZ, with LMTZ being 11 hours ahead of UTC</w:t>
      </w:r>
      <w:r w:rsidRPr="00B1579B">
        <w:rPr>
          <w:lang w:val="en-US" w:eastAsia="fr-FR"/>
        </w:rPr>
        <w:t>.</w:t>
      </w:r>
      <w:r w:rsidR="00BB4600" w:rsidRPr="00B1579B">
        <w:rPr>
          <w:lang w:val="en-US" w:eastAsia="fr-FR"/>
        </w:rPr>
        <w:t xml:space="preserve"> </w:t>
      </w:r>
      <w:r w:rsidR="00FD2486" w:rsidRPr="00B1579B">
        <w:rPr>
          <w:lang w:val="en-US" w:eastAsia="fr-FR"/>
        </w:rPr>
        <w:t xml:space="preserve">Similarly, </w:t>
      </w:r>
      <w:r w:rsidR="00BB4600" w:rsidRPr="00B1579B">
        <w:rPr>
          <w:lang w:val="en-US" w:eastAsia="fr-FR"/>
        </w:rPr>
        <w:t>t</w:t>
      </w:r>
      <w:r w:rsidR="0075667E" w:rsidRPr="00B1579B">
        <w:rPr>
          <w:lang w:val="en-US" w:eastAsia="fr-FR"/>
        </w:rPr>
        <w:t xml:space="preserve">he </w:t>
      </w:r>
      <w:r w:rsidR="00741874">
        <w:rPr>
          <w:lang w:val="en-US" w:eastAsia="fr-FR"/>
        </w:rPr>
        <w:t>Attribution day</w:t>
      </w:r>
      <w:r w:rsidR="0075667E" w:rsidRPr="00B1579B">
        <w:rPr>
          <w:lang w:val="en-US" w:eastAsia="fr-FR"/>
        </w:rPr>
        <w:t xml:space="preserve"> for Paris-</w:t>
      </w:r>
      <w:proofErr w:type="spellStart"/>
      <w:r w:rsidR="0075667E" w:rsidRPr="00B1579B">
        <w:rPr>
          <w:lang w:val="en-US" w:eastAsia="fr-FR"/>
        </w:rPr>
        <w:t>Montsouris</w:t>
      </w:r>
      <w:proofErr w:type="spellEnd"/>
      <w:r w:rsidR="0075667E" w:rsidRPr="00B1579B">
        <w:rPr>
          <w:lang w:val="en-US" w:eastAsia="fr-FR"/>
        </w:rPr>
        <w:t xml:space="preserve"> (France) meteorological station is defined as running from 00:00 LMTZ to 23:59 LMTZ, with LMTZ equal to Universal Tim</w:t>
      </w:r>
      <w:r w:rsidR="0075667E" w:rsidRPr="00EA1073">
        <w:rPr>
          <w:lang w:val="en-US" w:eastAsia="fr-FR"/>
        </w:rPr>
        <w:t>e Coordinate</w:t>
      </w:r>
      <w:r w:rsidR="00BB4600" w:rsidRPr="00EA1073">
        <w:rPr>
          <w:lang w:val="en-US" w:eastAsia="fr-FR"/>
        </w:rPr>
        <w:t>d (UTC).</w:t>
      </w:r>
    </w:p>
    <w:p w14:paraId="2ACDED3F" w14:textId="24CE07F7" w:rsidR="00727506" w:rsidRDefault="00EA1073" w:rsidP="00EA1073">
      <w:pPr>
        <w:rPr>
          <w:lang w:val="en-US" w:eastAsia="fr-FR"/>
        </w:rPr>
      </w:pPr>
      <w:r w:rsidRPr="00EA1073">
        <w:rPr>
          <w:lang w:val="en-US" w:eastAsia="fr-FR"/>
        </w:rPr>
        <w:t xml:space="preserve">The </w:t>
      </w:r>
      <w:r w:rsidR="0079134D">
        <w:rPr>
          <w:b/>
          <w:lang w:val="en-US" w:eastAsia="fr-FR"/>
        </w:rPr>
        <w:t>Climatological day</w:t>
      </w:r>
      <w:r w:rsidRPr="00EA1073">
        <w:rPr>
          <w:lang w:val="en-US" w:eastAsia="fr-FR"/>
        </w:rPr>
        <w:t xml:space="preserve"> is the </w:t>
      </w:r>
      <w:proofErr w:type="gramStart"/>
      <w:r w:rsidR="003C11D1" w:rsidRPr="00EA1073">
        <w:rPr>
          <w:lang w:val="en-US" w:eastAsia="fr-FR"/>
        </w:rPr>
        <w:t>24 hour</w:t>
      </w:r>
      <w:proofErr w:type="gramEnd"/>
      <w:r w:rsidR="003C11D1" w:rsidRPr="00EA1073">
        <w:rPr>
          <w:lang w:val="en-US" w:eastAsia="fr-FR"/>
        </w:rPr>
        <w:t xml:space="preserve"> period (for instance midnight to midnight, 6am to 6am, 8pm to 8pm</w:t>
      </w:r>
      <w:r w:rsidRPr="00EA1073">
        <w:rPr>
          <w:lang w:val="en-US" w:eastAsia="fr-FR"/>
        </w:rPr>
        <w:t xml:space="preserve"> </w:t>
      </w:r>
      <w:r w:rsidR="003C11D1" w:rsidRPr="00EA1073">
        <w:rPr>
          <w:lang w:val="en-US" w:eastAsia="fr-FR"/>
        </w:rPr>
        <w:t>etc</w:t>
      </w:r>
      <w:r w:rsidRPr="00EA1073">
        <w:rPr>
          <w:lang w:val="en-US" w:eastAsia="fr-FR"/>
        </w:rPr>
        <w:t>.</w:t>
      </w:r>
      <w:r w:rsidR="003C11D1" w:rsidRPr="00EA1073">
        <w:rPr>
          <w:lang w:val="en-US" w:eastAsia="fr-FR"/>
        </w:rPr>
        <w:t xml:space="preserve">; local time) over which a daily </w:t>
      </w:r>
      <w:r w:rsidRPr="00EA1073">
        <w:rPr>
          <w:lang w:val="en-US" w:eastAsia="fr-FR"/>
        </w:rPr>
        <w:t xml:space="preserve">parameter </w:t>
      </w:r>
      <w:r w:rsidR="003C11D1" w:rsidRPr="00EA1073">
        <w:rPr>
          <w:lang w:val="en-US" w:eastAsia="fr-FR"/>
        </w:rPr>
        <w:t xml:space="preserve">has been </w:t>
      </w:r>
      <w:r w:rsidRPr="00EA1073">
        <w:rPr>
          <w:lang w:val="en-US" w:eastAsia="fr-FR"/>
        </w:rPr>
        <w:t xml:space="preserve">accumulated </w:t>
      </w:r>
      <w:r w:rsidR="003C11D1" w:rsidRPr="00EA1073">
        <w:rPr>
          <w:lang w:val="en-US" w:eastAsia="fr-FR"/>
        </w:rPr>
        <w:t>or measured. Examples include the</w:t>
      </w:r>
      <w:r w:rsidRPr="00EA1073">
        <w:rPr>
          <w:lang w:val="en-US" w:eastAsia="fr-FR"/>
        </w:rPr>
        <w:t xml:space="preserve"> </w:t>
      </w:r>
      <w:r w:rsidR="003C11D1" w:rsidRPr="00EA1073">
        <w:rPr>
          <w:lang w:val="en-US" w:eastAsia="fr-FR"/>
        </w:rPr>
        <w:t>minimum, maximum and mean temperature, precipitation accumulation etc. For a given station,</w:t>
      </w:r>
      <w:r w:rsidR="00B1579B" w:rsidRPr="00EA1073">
        <w:rPr>
          <w:lang w:val="en-US" w:eastAsia="fr-FR"/>
        </w:rPr>
        <w:t xml:space="preserve"> </w:t>
      </w:r>
      <w:r w:rsidR="003C11D1" w:rsidRPr="00EA1073">
        <w:rPr>
          <w:lang w:val="en-US" w:eastAsia="fr-FR"/>
        </w:rPr>
        <w:t xml:space="preserve">the </w:t>
      </w:r>
      <w:r w:rsidR="0079134D">
        <w:rPr>
          <w:lang w:val="en-US" w:eastAsia="fr-FR"/>
        </w:rPr>
        <w:t>Climatological day</w:t>
      </w:r>
      <w:r w:rsidR="003C11D1" w:rsidRPr="00EA1073">
        <w:rPr>
          <w:lang w:val="en-US" w:eastAsia="fr-FR"/>
        </w:rPr>
        <w:t xml:space="preserve"> may vary with parameter.</w:t>
      </w:r>
    </w:p>
    <w:p w14:paraId="37214D06" w14:textId="1BF4069D" w:rsidR="00741874" w:rsidRDefault="00741874" w:rsidP="00EA1073">
      <w:pPr>
        <w:rPr>
          <w:lang w:val="en-US" w:eastAsia="fr-FR"/>
        </w:rPr>
      </w:pPr>
      <w:r>
        <w:t xml:space="preserve">The distinction between </w:t>
      </w:r>
      <w:r w:rsidR="00FC0BDC">
        <w:t>A</w:t>
      </w:r>
      <w:r>
        <w:t xml:space="preserve">ttribution day and </w:t>
      </w:r>
      <w:r w:rsidR="0079134D">
        <w:t>Climatological day</w:t>
      </w:r>
      <w:r>
        <w:t xml:space="preserve"> is fundamental for the correct interpretation of daily climate data.</w:t>
      </w:r>
    </w:p>
    <w:p w14:paraId="66E2A608" w14:textId="1786C795" w:rsidR="0061506E" w:rsidRPr="008C606F" w:rsidRDefault="0061506E" w:rsidP="00906354">
      <w:pPr>
        <w:rPr>
          <w:lang w:val="en-US" w:eastAsia="fr-FR"/>
        </w:rPr>
      </w:pPr>
      <w:r>
        <w:rPr>
          <w:lang w:val="en-US" w:eastAsia="fr-FR"/>
        </w:rPr>
        <w:t xml:space="preserve">Except for the measurement of the total snow depth, all other daily measurements are taken over a 24-hour period and are either accumulated (daily precipitation and daily fresh snow depth), averaged (daily mean temperature) or </w:t>
      </w:r>
      <w:r w:rsidR="003F0C12">
        <w:rPr>
          <w:lang w:val="en-US" w:eastAsia="fr-FR"/>
        </w:rPr>
        <w:t xml:space="preserve">represent the daily </w:t>
      </w:r>
      <w:r>
        <w:rPr>
          <w:lang w:val="en-US" w:eastAsia="fr-FR"/>
        </w:rPr>
        <w:t>extreme (daily maximum and minimum temperature). Total snow depth is not an accumulated measurement, but rather a measurement taken at a specific time of day.</w:t>
      </w:r>
    </w:p>
    <w:p w14:paraId="20086D7B" w14:textId="1C8F0C17" w:rsidR="0061506E" w:rsidRPr="009B673E" w:rsidRDefault="009B673E" w:rsidP="0061506E">
      <w:pPr>
        <w:jc w:val="center"/>
        <w:rPr>
          <w:lang w:val="en-US" w:eastAsia="fr-FR"/>
        </w:rPr>
      </w:pPr>
      <w:r>
        <w:rPr>
          <w:noProof/>
          <w:lang w:val="en-US" w:eastAsia="fr-FR"/>
        </w:rPr>
        <w:drawing>
          <wp:inline distT="0" distB="0" distL="0" distR="0" wp14:anchorId="36CF9D2E" wp14:editId="380686C5">
            <wp:extent cx="4519052" cy="1653683"/>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png"/>
                    <pic:cNvPicPr/>
                  </pic:nvPicPr>
                  <pic:blipFill>
                    <a:blip r:embed="rId10">
                      <a:extLst>
                        <a:ext uri="{28A0092B-C50C-407E-A947-70E740481C1C}">
                          <a14:useLocalDpi xmlns:a14="http://schemas.microsoft.com/office/drawing/2010/main" val="0"/>
                        </a:ext>
                      </a:extLst>
                    </a:blip>
                    <a:stretch>
                      <a:fillRect/>
                    </a:stretch>
                  </pic:blipFill>
                  <pic:spPr>
                    <a:xfrm>
                      <a:off x="0" y="0"/>
                      <a:ext cx="4519052" cy="1653683"/>
                    </a:xfrm>
                    <a:prstGeom prst="rect">
                      <a:avLst/>
                    </a:prstGeom>
                  </pic:spPr>
                </pic:pic>
              </a:graphicData>
            </a:graphic>
          </wp:inline>
        </w:drawing>
      </w:r>
    </w:p>
    <w:p w14:paraId="06C4E4C5" w14:textId="56021A41" w:rsidR="00BB4600" w:rsidRPr="00405C41" w:rsidRDefault="00BD22D1" w:rsidP="00405C41">
      <w:pPr>
        <w:pStyle w:val="Lgende"/>
      </w:pPr>
      <w:r w:rsidRPr="00405C41">
        <w:rPr>
          <w:rStyle w:val="Rfrencelgre"/>
          <w:rFonts w:asciiTheme="minorHAnsi" w:eastAsiaTheme="minorHAnsi" w:hAnsiTheme="minorHAnsi" w:cstheme="minorBidi"/>
          <w:kern w:val="2"/>
          <w:sz w:val="22"/>
          <w:szCs w:val="18"/>
          <w:lang w:val="en-AU" w:eastAsia="en-US"/>
          <w14:ligatures w14:val="standardContextual"/>
        </w:rPr>
        <w:t>Figure</w:t>
      </w:r>
      <w:r w:rsidR="00906354" w:rsidRPr="00405C41">
        <w:rPr>
          <w:rStyle w:val="Rfrencelgre"/>
          <w:rFonts w:asciiTheme="minorHAnsi" w:eastAsiaTheme="minorHAnsi" w:hAnsiTheme="minorHAnsi" w:cstheme="minorBidi"/>
          <w:kern w:val="2"/>
          <w:sz w:val="22"/>
          <w:szCs w:val="18"/>
          <w:lang w:val="en-AU" w:eastAsia="en-US"/>
          <w14:ligatures w14:val="standardContextual"/>
        </w:rPr>
        <w:t>-1</w:t>
      </w:r>
      <w:r w:rsidR="0061506E" w:rsidRPr="00405C41">
        <w:rPr>
          <w:rStyle w:val="Rfrencelgre"/>
          <w:rFonts w:asciiTheme="minorHAnsi" w:eastAsiaTheme="minorHAnsi" w:hAnsiTheme="minorHAnsi" w:cstheme="minorBidi"/>
          <w:kern w:val="2"/>
          <w:sz w:val="22"/>
          <w:szCs w:val="18"/>
          <w:lang w:val="en-AU" w:eastAsia="en-US"/>
          <w14:ligatures w14:val="standardContextual"/>
        </w:rPr>
        <w:t xml:space="preserve">: </w:t>
      </w:r>
      <w:r w:rsidR="009B673E" w:rsidRPr="00405C41">
        <w:rPr>
          <w:rStyle w:val="Rfrencelgre"/>
          <w:rFonts w:asciiTheme="minorHAnsi" w:eastAsiaTheme="minorHAnsi" w:hAnsiTheme="minorHAnsi" w:cstheme="minorBidi"/>
          <w:kern w:val="2"/>
          <w:sz w:val="22"/>
          <w:szCs w:val="18"/>
          <w:lang w:val="en-AU" w:eastAsia="en-US"/>
          <w14:ligatures w14:val="standardContextual"/>
        </w:rPr>
        <w:t>the 6 v</w:t>
      </w:r>
      <w:r w:rsidR="0061506E" w:rsidRPr="00405C41">
        <w:rPr>
          <w:rStyle w:val="Rfrencelgre"/>
          <w:rFonts w:asciiTheme="minorHAnsi" w:eastAsiaTheme="minorHAnsi" w:hAnsiTheme="minorHAnsi" w:cstheme="minorBidi"/>
          <w:kern w:val="2"/>
          <w:sz w:val="22"/>
          <w:szCs w:val="18"/>
          <w:lang w:val="en-AU" w:eastAsia="en-US"/>
          <w14:ligatures w14:val="standardContextual"/>
        </w:rPr>
        <w:t>ariables of the DAYCLI message</w:t>
      </w:r>
    </w:p>
    <w:p w14:paraId="5B61D928" w14:textId="3A8E615E" w:rsidR="00D7466D" w:rsidRPr="00F2263D" w:rsidRDefault="00D7466D" w:rsidP="00EA1073">
      <w:pPr>
        <w:shd w:val="clear" w:color="auto" w:fill="FFFFFF" w:themeFill="background1"/>
      </w:pPr>
      <w:r w:rsidRPr="00F2263D">
        <w:t xml:space="preserve">The 24-hour time period used to compute a parameter does not necessarily correspond to the </w:t>
      </w:r>
      <w:r w:rsidR="00741874">
        <w:t>Attribution day</w:t>
      </w:r>
      <w:r w:rsidRPr="00F2263D">
        <w:t>. For example, daily precipitation at the Paris-</w:t>
      </w:r>
      <w:proofErr w:type="spellStart"/>
      <w:r w:rsidRPr="00F2263D">
        <w:t>Montsouris</w:t>
      </w:r>
      <w:proofErr w:type="spellEnd"/>
      <w:r w:rsidRPr="00F2263D">
        <w:t xml:space="preserve"> station is not accumulated over the </w:t>
      </w:r>
      <w:r w:rsidR="00741874">
        <w:t>Attribution day</w:t>
      </w:r>
      <w:r w:rsidRPr="00F2263D">
        <w:t xml:space="preserve"> (00:00–23:59 LMTZ), but over the period from 06:00 LMTZ of the </w:t>
      </w:r>
      <w:r w:rsidR="00741874">
        <w:t>Attribution day</w:t>
      </w:r>
      <w:r w:rsidRPr="00F2263D">
        <w:t xml:space="preserve"> to 06:00 LMTZ of the following day (</w:t>
      </w:r>
      <w:r w:rsidR="00741874">
        <w:t>Attribution day</w:t>
      </w:r>
      <w:r w:rsidRPr="00F2263D">
        <w:t xml:space="preserve"> +1).</w:t>
      </w:r>
    </w:p>
    <w:p w14:paraId="1A9BE92F" w14:textId="6C2E83CB" w:rsidR="00D7466D" w:rsidRDefault="00D7466D" w:rsidP="00A47869">
      <w:pPr>
        <w:shd w:val="clear" w:color="auto" w:fill="FFFFFF" w:themeFill="background1"/>
      </w:pPr>
      <w:r w:rsidRPr="00A47869">
        <w:t xml:space="preserve">Further explanations on the </w:t>
      </w:r>
      <w:r w:rsidR="00741874">
        <w:t>Attribution day</w:t>
      </w:r>
      <w:r w:rsidRPr="00A47869">
        <w:t xml:space="preserve"> and the </w:t>
      </w:r>
      <w:r w:rsidR="0079134D">
        <w:t>Climatological day</w:t>
      </w:r>
      <w:r w:rsidR="00EA1073" w:rsidRPr="00A47869">
        <w:t xml:space="preserve"> </w:t>
      </w:r>
      <w:r w:rsidRPr="00A47869">
        <w:t>are provided in Sections 7 and 8.</w:t>
      </w:r>
    </w:p>
    <w:p w14:paraId="25944D5F" w14:textId="3D9CBDED" w:rsidR="004718CD" w:rsidRDefault="00D7466D" w:rsidP="0061506E">
      <w:pPr>
        <w:rPr>
          <w:lang w:val="en-US" w:eastAsia="fr-FR"/>
        </w:rPr>
      </w:pPr>
      <w:r>
        <w:lastRenderedPageBreak/>
        <w:t>The reporting of daily climate variables in DAYCLI is flexible and does not require a complete set of parameters or metadata. Messages may therefore contain partial information.</w:t>
      </w:r>
    </w:p>
    <w:p w14:paraId="47A73881" w14:textId="6AEB7C4A" w:rsidR="0061506E" w:rsidRPr="009E3840" w:rsidRDefault="0061506E" w:rsidP="0061506E">
      <w:pPr>
        <w:rPr>
          <w:lang w:val="en-US" w:eastAsia="fr-FR"/>
        </w:rPr>
      </w:pPr>
      <w:r w:rsidRPr="009E3840">
        <w:rPr>
          <w:lang w:val="en-US" w:eastAsia="fr-FR"/>
        </w:rPr>
        <w:t xml:space="preserve">Daily maximum, minimum and mean air temperature, precipitation and snow variables </w:t>
      </w:r>
      <w:r w:rsidR="00817087">
        <w:rPr>
          <w:lang w:val="en-US" w:eastAsia="fr-FR"/>
        </w:rPr>
        <w:t xml:space="preserve">should </w:t>
      </w:r>
      <w:r w:rsidRPr="009E3840">
        <w:rPr>
          <w:lang w:val="en-US" w:eastAsia="fr-FR"/>
        </w:rPr>
        <w:t xml:space="preserve">be reported according to national data availability and practices. The information describing the </w:t>
      </w:r>
      <w:r w:rsidRPr="009E3840">
        <w:rPr>
          <w:b/>
          <w:bCs/>
          <w:lang w:val="en-US" w:eastAsia="fr-FR"/>
        </w:rPr>
        <w:t>method used to compute daily mean temperature</w:t>
      </w:r>
      <w:r w:rsidRPr="009E3840">
        <w:rPr>
          <w:lang w:val="en-US" w:eastAsia="fr-FR"/>
        </w:rPr>
        <w:t xml:space="preserve"> is optional and should be provided where available to support correct climatological interpretation.</w:t>
      </w:r>
    </w:p>
    <w:p w14:paraId="752F8C18" w14:textId="05CD7B18" w:rsidR="0061506E" w:rsidRPr="0075667E" w:rsidRDefault="0061506E" w:rsidP="0075667E">
      <w:pPr>
        <w:spacing w:beforeAutospacing="1" w:after="100" w:afterAutospacing="1" w:line="240" w:lineRule="auto"/>
      </w:pPr>
      <w:r w:rsidRPr="009E3840">
        <w:rPr>
          <w:lang w:val="en-US" w:eastAsia="fr-FR"/>
        </w:rPr>
        <w:t xml:space="preserve">The absence of one or more daily climate variables for a given station or day does not prevent the exchange of a DAYCLI message. </w:t>
      </w:r>
      <w:r w:rsidR="004718CD" w:rsidRPr="004718CD">
        <w:t>Missing values may reflect national observing practices, data availability or quality control outcomes.</w:t>
      </w:r>
      <w:bookmarkEnd w:id="11"/>
    </w:p>
    <w:p w14:paraId="2B8B41DA" w14:textId="3FC75C75" w:rsidR="0061506E" w:rsidRDefault="0061506E" w:rsidP="0061506E">
      <w:pPr>
        <w:jc w:val="left"/>
        <w:rPr>
          <w:lang w:val="en-US" w:eastAsia="fr-FR"/>
        </w:rPr>
      </w:pPr>
      <w:r>
        <w:rPr>
          <w:lang w:val="en-US" w:eastAsia="fr-FR"/>
        </w:rPr>
        <w:br w:type="page"/>
      </w:r>
    </w:p>
    <w:p w14:paraId="2070EB8C" w14:textId="09032C98" w:rsidR="00405302" w:rsidRDefault="00405302" w:rsidP="0061506E">
      <w:pPr>
        <w:pStyle w:val="Titre1"/>
        <w:rPr>
          <w:lang w:val="en-US" w:eastAsia="fr-FR"/>
        </w:rPr>
      </w:pPr>
      <w:bookmarkStart w:id="12" w:name="_Toc222331195"/>
      <w:bookmarkStart w:id="13" w:name="_Toc230335780"/>
      <w:r>
        <w:rPr>
          <w:lang w:val="en-US" w:eastAsia="fr-FR"/>
        </w:rPr>
        <w:lastRenderedPageBreak/>
        <w:t>Structure of the DAYCLI message</w:t>
      </w:r>
      <w:bookmarkEnd w:id="12"/>
      <w:bookmarkEnd w:id="13"/>
    </w:p>
    <w:p w14:paraId="198845B0" w14:textId="3FEE8EEC" w:rsidR="004718CD" w:rsidRPr="00DD2F33" w:rsidRDefault="00836704" w:rsidP="004718CD">
      <w:pPr>
        <w:spacing w:beforeAutospacing="1" w:after="100" w:afterAutospacing="1" w:line="240" w:lineRule="auto"/>
      </w:pPr>
      <w:r w:rsidRPr="00DD2F33">
        <w:t>The DAYCLI BUFR message is structured to support the exchange of daily climate data</w:t>
      </w:r>
      <w:r>
        <w:t xml:space="preserve"> and does not reflect the structure of national systems such as CDMS databases. Its structure is not optimised for database storage and include</w:t>
      </w:r>
      <w:r w:rsidR="00E712E6">
        <w:t>s</w:t>
      </w:r>
      <w:r>
        <w:t xml:space="preserve"> repeated information. This approach ensures that each message can be independently interpreted in an international context. It prioritise</w:t>
      </w:r>
      <w:r w:rsidR="00C60BE5">
        <w:t>s</w:t>
      </w:r>
      <w:r>
        <w:t xml:space="preserve"> interoperability over storage efficiency.</w:t>
      </w:r>
    </w:p>
    <w:p w14:paraId="76771CEA" w14:textId="56827FF6" w:rsidR="004718CD" w:rsidRPr="004718CD" w:rsidRDefault="00405302" w:rsidP="00405302">
      <w:r w:rsidRPr="00405302">
        <w:rPr>
          <w:lang w:val="en-US" w:eastAsia="fr-FR"/>
        </w:rPr>
        <w:t xml:space="preserve">Each DAYCLI message combines </w:t>
      </w:r>
      <w:r w:rsidRPr="00405302">
        <w:rPr>
          <w:b/>
          <w:bCs/>
          <w:lang w:val="en-US" w:eastAsia="fr-FR"/>
        </w:rPr>
        <w:t>essential metadata</w:t>
      </w:r>
      <w:r w:rsidR="00C7468E" w:rsidRPr="00C7468E">
        <w:rPr>
          <w:bCs/>
          <w:lang w:val="en-US" w:eastAsia="fr-FR"/>
        </w:rPr>
        <w:t>,</w:t>
      </w:r>
      <w:r w:rsidR="00C7468E">
        <w:rPr>
          <w:b/>
          <w:bCs/>
          <w:lang w:val="en-US" w:eastAsia="fr-FR"/>
        </w:rPr>
        <w:t xml:space="preserve"> </w:t>
      </w:r>
      <w:r w:rsidR="0061506E" w:rsidRPr="00405302">
        <w:rPr>
          <w:b/>
          <w:bCs/>
          <w:lang w:val="en-US" w:eastAsia="fr-FR"/>
        </w:rPr>
        <w:t xml:space="preserve">daily climate values </w:t>
      </w:r>
      <w:r w:rsidR="00C7468E">
        <w:rPr>
          <w:b/>
          <w:bCs/>
          <w:lang w:val="en-US" w:eastAsia="fr-FR"/>
        </w:rPr>
        <w:t xml:space="preserve">and associated </w:t>
      </w:r>
      <w:r w:rsidRPr="00405302">
        <w:rPr>
          <w:b/>
          <w:bCs/>
          <w:lang w:val="en-US" w:eastAsia="fr-FR"/>
        </w:rPr>
        <w:t>quality information</w:t>
      </w:r>
      <w:r w:rsidRPr="00405302">
        <w:rPr>
          <w:lang w:val="en-US" w:eastAsia="fr-FR"/>
        </w:rPr>
        <w:t xml:space="preserve"> within a single coherent structure. </w:t>
      </w:r>
      <w:r w:rsidR="00436FED">
        <w:rPr>
          <w:lang w:val="en-US" w:eastAsia="fr-FR"/>
        </w:rPr>
        <w:t xml:space="preserve">See the </w:t>
      </w:r>
      <w:r w:rsidR="00BD22D1">
        <w:rPr>
          <w:lang w:val="en-US" w:eastAsia="fr-FR"/>
        </w:rPr>
        <w:t>Figure-</w:t>
      </w:r>
      <w:r w:rsidR="00906354">
        <w:rPr>
          <w:lang w:val="en-US" w:eastAsia="fr-FR"/>
        </w:rPr>
        <w:t>2</w:t>
      </w:r>
      <w:r w:rsidR="00436FED">
        <w:rPr>
          <w:lang w:val="en-US" w:eastAsia="fr-FR"/>
        </w:rPr>
        <w:t xml:space="preserve"> below</w:t>
      </w:r>
      <w:r w:rsidR="00436FED" w:rsidRPr="004718CD">
        <w:t xml:space="preserve">. </w:t>
      </w:r>
      <w:r w:rsidR="004718CD" w:rsidRPr="004718CD">
        <w:t>This ensures that exchanged data can be correctly interpreted and traced. It also reduces the need for additional external information.</w:t>
      </w:r>
    </w:p>
    <w:p w14:paraId="7BA27BA7" w14:textId="7087F0D9" w:rsidR="00405302" w:rsidRPr="00405302" w:rsidRDefault="00405302" w:rsidP="00405302">
      <w:pPr>
        <w:rPr>
          <w:lang w:val="en-US" w:eastAsia="fr-FR"/>
        </w:rPr>
      </w:pPr>
      <w:r w:rsidRPr="00405302">
        <w:rPr>
          <w:lang w:val="en-US" w:eastAsia="fr-FR"/>
        </w:rPr>
        <w:t xml:space="preserve">The message structure is designed to preserve the context in which daily climate values are produced, including station identification, observational conditions and the temporal definition of the </w:t>
      </w:r>
      <w:r w:rsidR="0079134D">
        <w:rPr>
          <w:lang w:val="en-US" w:eastAsia="fr-FR"/>
        </w:rPr>
        <w:t>Climatological day</w:t>
      </w:r>
      <w:r w:rsidR="00466F7C">
        <w:rPr>
          <w:lang w:val="en-US" w:eastAsia="fr-FR"/>
        </w:rPr>
        <w:t xml:space="preserve"> and </w:t>
      </w:r>
      <w:r w:rsidR="00741874">
        <w:rPr>
          <w:lang w:val="en-US" w:eastAsia="fr-FR"/>
        </w:rPr>
        <w:t>Attribution day</w:t>
      </w:r>
      <w:r w:rsidRPr="00405302">
        <w:rPr>
          <w:lang w:val="en-US" w:eastAsia="fr-FR"/>
        </w:rPr>
        <w:t>. This is particularly important for the interpretation of daily extrema and accumulated quantities.</w:t>
      </w:r>
    </w:p>
    <w:p w14:paraId="5B574430" w14:textId="0D289283" w:rsidR="001F7740" w:rsidRDefault="00405302" w:rsidP="00405302">
      <w:pPr>
        <w:rPr>
          <w:lang w:val="en-US" w:eastAsia="fr-FR"/>
        </w:rPr>
      </w:pPr>
      <w:r w:rsidRPr="00405302">
        <w:rPr>
          <w:lang w:val="en-US" w:eastAsia="fr-FR"/>
        </w:rPr>
        <w:t xml:space="preserve">DAYCLI relies on BUFR sequences defined in the </w:t>
      </w:r>
      <w:r w:rsidRPr="00405302">
        <w:rPr>
          <w:i/>
          <w:iCs/>
          <w:lang w:val="en-US" w:eastAsia="fr-FR"/>
        </w:rPr>
        <w:t>Manual on Codes (WMO-No. 306)</w:t>
      </w:r>
      <w:r w:rsidRPr="00405302">
        <w:rPr>
          <w:lang w:val="en-US" w:eastAsia="fr-FR"/>
        </w:rPr>
        <w:t>. The structure has been designed to support climatological consistency, interoperability and long-term usability, while allowing NMHSs to implement the message within existing CDMS-</w:t>
      </w:r>
      <w:r w:rsidR="00300858" w:rsidRPr="00405302">
        <w:rPr>
          <w:lang w:val="en-US" w:eastAsia="fr-FR"/>
        </w:rPr>
        <w:t>centered</w:t>
      </w:r>
      <w:r w:rsidRPr="00405302">
        <w:rPr>
          <w:lang w:val="en-US" w:eastAsia="fr-FR"/>
        </w:rPr>
        <w:t xml:space="preserve"> workflows.</w:t>
      </w:r>
    </w:p>
    <w:p w14:paraId="688956E5" w14:textId="4B85401A" w:rsidR="000274B1" w:rsidRDefault="000274B1" w:rsidP="00405302">
      <w:pPr>
        <w:rPr>
          <w:lang w:val="en-US" w:eastAsia="fr-FR"/>
        </w:rPr>
      </w:pPr>
      <w:r>
        <w:rPr>
          <w:lang w:val="en-US" w:eastAsia="fr-FR"/>
        </w:rPr>
        <w:t>The Figure-2 shows the structure of the DAYCLI message.</w:t>
      </w:r>
    </w:p>
    <w:p w14:paraId="6E43549C" w14:textId="2C4E308A" w:rsidR="00436FED" w:rsidRDefault="000274B1">
      <w:pPr>
        <w:jc w:val="left"/>
        <w:rPr>
          <w:lang w:val="en-US" w:eastAsia="fr-FR"/>
        </w:rPr>
      </w:pPr>
      <w:r>
        <w:rPr>
          <w:noProof/>
        </w:rPr>
        <w:lastRenderedPageBreak/>
        <w:drawing>
          <wp:inline distT="0" distB="0" distL="0" distR="0" wp14:anchorId="7CB07D24" wp14:editId="623E5AA7">
            <wp:extent cx="6645910" cy="8681284"/>
            <wp:effectExtent l="0" t="0" r="254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8681284"/>
                    </a:xfrm>
                    <a:prstGeom prst="rect">
                      <a:avLst/>
                    </a:prstGeom>
                    <a:noFill/>
                    <a:ln>
                      <a:noFill/>
                    </a:ln>
                  </pic:spPr>
                </pic:pic>
              </a:graphicData>
            </a:graphic>
          </wp:inline>
        </w:drawing>
      </w:r>
    </w:p>
    <w:p w14:paraId="15F6026F" w14:textId="72994271" w:rsidR="00436FED" w:rsidRPr="00405C41" w:rsidRDefault="00BD22D1" w:rsidP="00405C41">
      <w:pPr>
        <w:pStyle w:val="Lgende"/>
        <w:rPr>
          <w:rStyle w:val="Rfrencelgre"/>
          <w:rFonts w:asciiTheme="minorHAnsi" w:eastAsiaTheme="minorHAnsi" w:hAnsiTheme="minorHAnsi" w:cstheme="minorBidi"/>
          <w:kern w:val="2"/>
          <w:sz w:val="22"/>
          <w:szCs w:val="18"/>
          <w:lang w:val="en-AU" w:eastAsia="en-US"/>
          <w14:ligatures w14:val="standardContextual"/>
        </w:rPr>
      </w:pPr>
      <w:r w:rsidRPr="00405C41">
        <w:rPr>
          <w:rStyle w:val="Rfrencelgre"/>
          <w:rFonts w:asciiTheme="minorHAnsi" w:eastAsiaTheme="minorHAnsi" w:hAnsiTheme="minorHAnsi" w:cstheme="minorBidi"/>
          <w:kern w:val="2"/>
          <w:sz w:val="22"/>
          <w:szCs w:val="18"/>
          <w:lang w:val="en-AU" w:eastAsia="en-US"/>
          <w14:ligatures w14:val="standardContextual"/>
        </w:rPr>
        <w:t>Figure</w:t>
      </w:r>
      <w:r w:rsidR="00906354" w:rsidRPr="00405C41">
        <w:rPr>
          <w:rStyle w:val="Rfrencelgre"/>
          <w:rFonts w:asciiTheme="minorHAnsi" w:eastAsiaTheme="minorHAnsi" w:hAnsiTheme="minorHAnsi" w:cstheme="minorBidi"/>
          <w:kern w:val="2"/>
          <w:sz w:val="22"/>
          <w:szCs w:val="18"/>
          <w:lang w:val="en-AU" w:eastAsia="en-US"/>
          <w14:ligatures w14:val="standardContextual"/>
        </w:rPr>
        <w:t>-2</w:t>
      </w:r>
      <w:r w:rsidR="00436FED" w:rsidRPr="00405C41">
        <w:rPr>
          <w:rStyle w:val="Rfrencelgre"/>
          <w:rFonts w:asciiTheme="minorHAnsi" w:eastAsiaTheme="minorHAnsi" w:hAnsiTheme="minorHAnsi" w:cstheme="minorBidi"/>
          <w:kern w:val="2"/>
          <w:sz w:val="22"/>
          <w:szCs w:val="18"/>
          <w:lang w:val="en-AU" w:eastAsia="en-US"/>
          <w14:ligatures w14:val="standardContextual"/>
        </w:rPr>
        <w:t>: Structure of the DAYCLI message</w:t>
      </w:r>
      <w:r w:rsidR="00436FED" w:rsidRPr="00405C41">
        <w:rPr>
          <w:rStyle w:val="Rfrencelgre"/>
          <w:rFonts w:asciiTheme="minorHAnsi" w:eastAsiaTheme="minorHAnsi" w:hAnsiTheme="minorHAnsi" w:cstheme="minorBidi"/>
          <w:kern w:val="2"/>
          <w:sz w:val="22"/>
          <w:szCs w:val="18"/>
          <w:lang w:val="en-AU" w:eastAsia="en-US"/>
          <w14:ligatures w14:val="standardContextual"/>
        </w:rPr>
        <w:br w:type="page"/>
      </w:r>
    </w:p>
    <w:p w14:paraId="7F787853" w14:textId="7831C4D6" w:rsidR="009E3840" w:rsidRDefault="002A2C10" w:rsidP="005734D4">
      <w:pPr>
        <w:pStyle w:val="Titre1"/>
        <w:rPr>
          <w:lang w:val="en-US" w:eastAsia="fr-FR"/>
        </w:rPr>
      </w:pPr>
      <w:bookmarkStart w:id="14" w:name="_Toc222331197"/>
      <w:bookmarkStart w:id="15" w:name="_Toc230335781"/>
      <w:r>
        <w:rPr>
          <w:lang w:val="en-US" w:eastAsia="fr-FR"/>
        </w:rPr>
        <w:lastRenderedPageBreak/>
        <w:t>Essential m</w:t>
      </w:r>
      <w:r w:rsidR="009E3840">
        <w:rPr>
          <w:lang w:val="en-US" w:eastAsia="fr-FR"/>
        </w:rPr>
        <w:t>etadata and observational context</w:t>
      </w:r>
      <w:bookmarkEnd w:id="14"/>
      <w:bookmarkEnd w:id="15"/>
    </w:p>
    <w:p w14:paraId="68971618" w14:textId="0C102F1F" w:rsidR="009E3840" w:rsidRPr="009E3840" w:rsidRDefault="00471B57" w:rsidP="009E3840">
      <w:pPr>
        <w:rPr>
          <w:lang w:val="en-US" w:eastAsia="fr-FR"/>
        </w:rPr>
      </w:pPr>
      <w:r w:rsidRPr="001810D1">
        <w:rPr>
          <w:lang w:val="en-US" w:eastAsia="fr-FR"/>
        </w:rPr>
        <w:t>Daily climate values require appropriate metadata to describe the observational and environmental context in which they were produced.</w:t>
      </w:r>
      <w:r>
        <w:rPr>
          <w:lang w:val="en-US" w:eastAsia="fr-FR"/>
        </w:rPr>
        <w:t xml:space="preserve"> </w:t>
      </w:r>
      <w:r w:rsidR="009E3840" w:rsidRPr="009E3840">
        <w:rPr>
          <w:lang w:val="en-US" w:eastAsia="fr-FR"/>
        </w:rPr>
        <w:t xml:space="preserve">DAYCLI therefore supports the exchange of essential metadata together with </w:t>
      </w:r>
      <w:r w:rsidR="00AF39B3">
        <w:rPr>
          <w:lang w:val="en-US" w:eastAsia="fr-FR"/>
        </w:rPr>
        <w:t xml:space="preserve">the </w:t>
      </w:r>
      <w:r w:rsidR="009E3840" w:rsidRPr="009E3840">
        <w:rPr>
          <w:lang w:val="en-US" w:eastAsia="fr-FR"/>
        </w:rPr>
        <w:t>daily climate values to ensure transparency, traceability and climatological relevance.</w:t>
      </w:r>
    </w:p>
    <w:p w14:paraId="07377EDF" w14:textId="4E136BBD" w:rsidR="009E3840" w:rsidRPr="009E3840" w:rsidRDefault="009E3840" w:rsidP="009E3840">
      <w:pPr>
        <w:rPr>
          <w:lang w:val="en-US" w:eastAsia="fr-FR"/>
        </w:rPr>
      </w:pPr>
      <w:r w:rsidRPr="009E3840">
        <w:rPr>
          <w:lang w:val="en-US" w:eastAsia="fr-FR"/>
        </w:rPr>
        <w:t xml:space="preserve">Core metadata include a valid </w:t>
      </w:r>
      <w:r w:rsidRPr="00215747">
        <w:rPr>
          <w:b/>
          <w:lang w:val="en-US" w:eastAsia="fr-FR"/>
        </w:rPr>
        <w:t>station identifier</w:t>
      </w:r>
      <w:r w:rsidRPr="009E3840">
        <w:rPr>
          <w:lang w:val="en-US" w:eastAsia="fr-FR"/>
        </w:rPr>
        <w:t xml:space="preserve">, </w:t>
      </w:r>
      <w:r w:rsidRPr="00215747">
        <w:rPr>
          <w:b/>
          <w:lang w:val="en-US" w:eastAsia="fr-FR"/>
        </w:rPr>
        <w:t>geographic location</w:t>
      </w:r>
      <w:r w:rsidRPr="009E3840">
        <w:rPr>
          <w:lang w:val="en-US" w:eastAsia="fr-FR"/>
        </w:rPr>
        <w:t xml:space="preserve">, and information describing the observational context of the measurements. In particular, metadata related to temperature and precipitation observations provide important context for the </w:t>
      </w:r>
      <w:r w:rsidR="009755D4">
        <w:rPr>
          <w:lang w:val="en-US" w:eastAsia="fr-FR"/>
        </w:rPr>
        <w:t xml:space="preserve">representativeness </w:t>
      </w:r>
      <w:r w:rsidRPr="009E3840">
        <w:rPr>
          <w:lang w:val="en-US" w:eastAsia="fr-FR"/>
        </w:rPr>
        <w:t>of daily values, especially when data are compared across regions or used for long-term climate analyses.</w:t>
      </w:r>
    </w:p>
    <w:p w14:paraId="5A86318A" w14:textId="37DE386E" w:rsidR="00471B57" w:rsidRPr="00471B57" w:rsidRDefault="009E3840" w:rsidP="00471B57">
      <w:pPr>
        <w:spacing w:beforeAutospacing="1" w:after="100" w:afterAutospacing="1" w:line="240" w:lineRule="auto"/>
      </w:pPr>
      <w:r w:rsidRPr="009E3840">
        <w:rPr>
          <w:lang w:val="en-US" w:eastAsia="fr-FR"/>
        </w:rPr>
        <w:t>For temperature observations, relevant metadata include the</w:t>
      </w:r>
      <w:r w:rsidR="00FA68F1">
        <w:rPr>
          <w:lang w:val="en-US" w:eastAsia="fr-FR"/>
        </w:rPr>
        <w:t xml:space="preserve"> </w:t>
      </w:r>
      <w:r w:rsidR="00FA68F1" w:rsidRPr="00FA68F1">
        <w:rPr>
          <w:b/>
          <w:lang w:val="en-US" w:eastAsia="fr-FR"/>
        </w:rPr>
        <w:t>height of the station</w:t>
      </w:r>
      <w:r w:rsidR="00FA68F1">
        <w:rPr>
          <w:lang w:val="en-US" w:eastAsia="fr-FR"/>
        </w:rPr>
        <w:t xml:space="preserve">, the </w:t>
      </w:r>
      <w:r w:rsidRPr="009E3840">
        <w:rPr>
          <w:b/>
          <w:bCs/>
          <w:lang w:val="en-US" w:eastAsia="fr-FR"/>
        </w:rPr>
        <w:t>height of the temperature sensor above ground level</w:t>
      </w:r>
      <w:r w:rsidRPr="009E3840">
        <w:rPr>
          <w:lang w:val="en-US" w:eastAsia="fr-FR"/>
        </w:rPr>
        <w:t xml:space="preserve">, as well as the </w:t>
      </w:r>
      <w:r w:rsidRPr="009E3840">
        <w:rPr>
          <w:b/>
          <w:bCs/>
          <w:lang w:val="en-US" w:eastAsia="fr-FR"/>
        </w:rPr>
        <w:t>siting classification</w:t>
      </w:r>
      <w:r w:rsidRPr="009E3840">
        <w:rPr>
          <w:lang w:val="en-US" w:eastAsia="fr-FR"/>
        </w:rPr>
        <w:t xml:space="preserve"> of the observing station. Siting classification is defined in the </w:t>
      </w:r>
      <w:r w:rsidRPr="00BC419F">
        <w:rPr>
          <w:rStyle w:val="Rfrencelgre"/>
          <w:rFonts w:eastAsiaTheme="minorHAnsi"/>
        </w:rPr>
        <w:t>Guide to Instruments and Methods of Observation (WMO-No. 8</w:t>
      </w:r>
      <w:r w:rsidR="00836704">
        <w:rPr>
          <w:rStyle w:val="Rfrencelgre"/>
          <w:rFonts w:eastAsiaTheme="minorHAnsi"/>
        </w:rPr>
        <w:t xml:space="preserve">, </w:t>
      </w:r>
      <w:r w:rsidR="00300858">
        <w:rPr>
          <w:rStyle w:val="Rfrencelgre"/>
          <w:rFonts w:eastAsiaTheme="minorHAnsi"/>
        </w:rPr>
        <w:t>Annex</w:t>
      </w:r>
      <w:r w:rsidR="00836704">
        <w:rPr>
          <w:rStyle w:val="Rfrencelgre"/>
          <w:rFonts w:eastAsiaTheme="minorHAnsi"/>
        </w:rPr>
        <w:t xml:space="preserve"> </w:t>
      </w:r>
      <w:r w:rsidR="00276827">
        <w:rPr>
          <w:rStyle w:val="Rfrencelgre"/>
          <w:rFonts w:eastAsiaTheme="minorHAnsi"/>
        </w:rPr>
        <w:t>1.D.</w:t>
      </w:r>
      <w:r w:rsidRPr="00BC419F">
        <w:rPr>
          <w:rStyle w:val="Rfrencelgre"/>
          <w:rFonts w:eastAsiaTheme="minorHAnsi"/>
        </w:rPr>
        <w:t>)</w:t>
      </w:r>
      <w:r w:rsidRPr="009E3840">
        <w:rPr>
          <w:lang w:val="en-US" w:eastAsia="fr-FR"/>
        </w:rPr>
        <w:t xml:space="preserve"> and comprises five classes (Class 1 to Class 5), where Class 1 represents optimal siting conditions. </w:t>
      </w:r>
      <w:r w:rsidR="00471B57" w:rsidRPr="00471B57">
        <w:t>This information helps users assess potential environmental influences affecting temperature measurements.</w:t>
      </w:r>
    </w:p>
    <w:p w14:paraId="7AAF8144" w14:textId="7364275B" w:rsidR="009E3840" w:rsidRPr="009E3840" w:rsidRDefault="009E3840" w:rsidP="009E3840">
      <w:pPr>
        <w:rPr>
          <w:lang w:val="en-US" w:eastAsia="fr-FR"/>
        </w:rPr>
      </w:pPr>
      <w:r w:rsidRPr="009E3840">
        <w:rPr>
          <w:lang w:val="en-US" w:eastAsia="fr-FR"/>
        </w:rPr>
        <w:t xml:space="preserve">For both temperature and precipitation observations, DAYCLI supports the inclusion of a </w:t>
      </w:r>
      <w:r w:rsidRPr="009E3840">
        <w:rPr>
          <w:b/>
          <w:bCs/>
          <w:lang w:val="en-US" w:eastAsia="fr-FR"/>
        </w:rPr>
        <w:t>measurement quality classification</w:t>
      </w:r>
      <w:r w:rsidRPr="009E3840">
        <w:rPr>
          <w:lang w:val="en-US" w:eastAsia="fr-FR"/>
        </w:rPr>
        <w:t xml:space="preserve">, also defined in </w:t>
      </w:r>
      <w:r w:rsidRPr="009E3840">
        <w:rPr>
          <w:i/>
          <w:iCs/>
          <w:lang w:val="en-US" w:eastAsia="fr-FR"/>
        </w:rPr>
        <w:t>WMO-No. 8</w:t>
      </w:r>
      <w:r w:rsidR="00276827">
        <w:rPr>
          <w:i/>
          <w:iCs/>
          <w:lang w:val="en-US" w:eastAsia="fr-FR"/>
        </w:rPr>
        <w:t xml:space="preserve"> (Annex 1.G.)</w:t>
      </w:r>
      <w:r w:rsidRPr="009E3840">
        <w:rPr>
          <w:lang w:val="en-US" w:eastAsia="fr-FR"/>
        </w:rPr>
        <w:t>. Measurement quality classification comprises four classes (A to D), where Class A represents the highest measurement quality. This classification reflects the overall quality of the measurement process and instrumentation and supports informed climatological interpretation.</w:t>
      </w:r>
    </w:p>
    <w:p w14:paraId="39FEFD1F" w14:textId="49824F49" w:rsidR="00731E57" w:rsidRDefault="009E3840" w:rsidP="009E3840">
      <w:pPr>
        <w:rPr>
          <w:lang w:val="en-US" w:eastAsia="fr-FR"/>
        </w:rPr>
      </w:pPr>
      <w:r w:rsidRPr="009E3840">
        <w:rPr>
          <w:lang w:val="en-US" w:eastAsia="fr-FR"/>
        </w:rPr>
        <w:t xml:space="preserve">The inclusion of siting classification and measurement quality classification is </w:t>
      </w:r>
      <w:r w:rsidRPr="009E3840">
        <w:rPr>
          <w:b/>
          <w:bCs/>
          <w:lang w:val="en-US" w:eastAsia="fr-FR"/>
        </w:rPr>
        <w:t>strongly recommended</w:t>
      </w:r>
      <w:r w:rsidRPr="009E3840">
        <w:rPr>
          <w:lang w:val="en-US" w:eastAsia="fr-FR"/>
        </w:rPr>
        <w:t xml:space="preserve"> where available. However, their absence shall not prevent the exchange of DAYCLI messages. These metadata are intended to provide additional context for users rather than to impose constraints on data exchange</w:t>
      </w:r>
      <w:r w:rsidR="00861AF0">
        <w:rPr>
          <w:lang w:val="en-US" w:eastAsia="fr-FR"/>
        </w:rPr>
        <w:t xml:space="preserve">, and in any case, sub-optimal observational </w:t>
      </w:r>
      <w:r w:rsidR="005351DE">
        <w:rPr>
          <w:lang w:val="en-US" w:eastAsia="fr-FR"/>
        </w:rPr>
        <w:t>conditions may still provide useful information for certain applications</w:t>
      </w:r>
      <w:r w:rsidRPr="009E3840">
        <w:rPr>
          <w:lang w:val="en-US" w:eastAsia="fr-FR"/>
        </w:rPr>
        <w:t>.</w:t>
      </w:r>
    </w:p>
    <w:p w14:paraId="7C251783" w14:textId="4A673585" w:rsidR="00C7468E" w:rsidRPr="00C7468E" w:rsidRDefault="00C7468E" w:rsidP="00C7468E">
      <w:pPr>
        <w:rPr>
          <w:lang w:val="en-US"/>
        </w:rPr>
      </w:pPr>
      <w:r w:rsidRPr="001810D1">
        <w:rPr>
          <w:lang w:val="en-US"/>
        </w:rPr>
        <w:t xml:space="preserve">The following sub-sections describe </w:t>
      </w:r>
      <w:r w:rsidR="009E50C7">
        <w:rPr>
          <w:lang w:val="en-US"/>
        </w:rPr>
        <w:t xml:space="preserve">in more detail </w:t>
      </w:r>
      <w:r w:rsidRPr="001810D1">
        <w:rPr>
          <w:lang w:val="en-US"/>
        </w:rPr>
        <w:t xml:space="preserve">the main metadata elements </w:t>
      </w:r>
      <w:r w:rsidR="009E50C7">
        <w:rPr>
          <w:lang w:val="en-US"/>
        </w:rPr>
        <w:t xml:space="preserve">required </w:t>
      </w:r>
      <w:r w:rsidR="00A2624D">
        <w:rPr>
          <w:lang w:val="en-US"/>
        </w:rPr>
        <w:t xml:space="preserve">within </w:t>
      </w:r>
      <w:r w:rsidRPr="001810D1">
        <w:rPr>
          <w:lang w:val="en-US"/>
        </w:rPr>
        <w:t xml:space="preserve">DAYCLI. </w:t>
      </w:r>
      <w:r w:rsidRPr="00C7468E">
        <w:rPr>
          <w:lang w:val="en-US"/>
        </w:rPr>
        <w:t xml:space="preserve">Corresponding BUFR codes are provided for reference purposes only using the following </w:t>
      </w:r>
      <w:r w:rsidR="008D3E98">
        <w:rPr>
          <w:lang w:val="en-US"/>
        </w:rPr>
        <w:t>T</w:t>
      </w:r>
      <w:r w:rsidRPr="00C7468E">
        <w:rPr>
          <w:lang w:val="en-US"/>
        </w:rPr>
        <w:t>able</w:t>
      </w:r>
      <w:r w:rsidR="008D3E98">
        <w:rPr>
          <w:lang w:val="en-US"/>
        </w:rPr>
        <w:t>-1</w:t>
      </w:r>
      <w:r w:rsidRPr="00C7468E">
        <w:rPr>
          <w:lang w:val="en-US"/>
        </w:rPr>
        <w:t xml:space="preserve"> skeleton</w:t>
      </w:r>
      <w:r w:rsidR="003F7B9D">
        <w:rPr>
          <w:lang w:val="en-US"/>
        </w:rPr>
        <w:t xml:space="preserve"> which is similar to tables used in WMO-No. 306</w:t>
      </w:r>
      <w:r>
        <w:rPr>
          <w:lang w:val="en-US"/>
        </w:rPr>
        <w:t>:</w:t>
      </w:r>
    </w:p>
    <w:p w14:paraId="44751443" w14:textId="438298BB" w:rsidR="004C7E3C" w:rsidRDefault="00276827" w:rsidP="00276827">
      <w:pPr>
        <w:tabs>
          <w:tab w:val="left" w:pos="4147"/>
        </w:tabs>
        <w:rPr>
          <w:lang w:val="en-US" w:eastAsia="fr-FR"/>
        </w:rPr>
      </w:pPr>
      <w:r>
        <w:rPr>
          <w:lang w:val="en-US" w:eastAsia="fr-FR"/>
        </w:rPr>
        <w:tab/>
      </w:r>
    </w:p>
    <w:tbl>
      <w:tblPr>
        <w:tblStyle w:val="Tramemoyenne2-Accent5"/>
        <w:tblW w:w="375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60" w:firstRow="1" w:lastRow="1" w:firstColumn="0" w:lastColumn="0" w:noHBand="1" w:noVBand="1"/>
      </w:tblPr>
      <w:tblGrid>
        <w:gridCol w:w="2614"/>
        <w:gridCol w:w="2613"/>
        <w:gridCol w:w="2615"/>
      </w:tblGrid>
      <w:tr w:rsidR="004C7E3C" w14:paraId="1230787D" w14:textId="77777777" w:rsidTr="008A7FD6">
        <w:trPr>
          <w:cnfStyle w:val="100000000000" w:firstRow="1" w:lastRow="0" w:firstColumn="0" w:lastColumn="0" w:oddVBand="0" w:evenVBand="0" w:oddHBand="0" w:evenHBand="0" w:firstRowFirstColumn="0" w:firstRowLastColumn="0" w:lastRowFirstColumn="0" w:lastRowLastColumn="0"/>
        </w:trPr>
        <w:tc>
          <w:tcPr>
            <w:tcW w:w="1667" w:type="pct"/>
            <w:tcBorders>
              <w:top w:val="none" w:sz="0" w:space="0" w:color="auto"/>
              <w:left w:val="none" w:sz="0" w:space="0" w:color="auto"/>
              <w:bottom w:val="none" w:sz="0" w:space="0" w:color="auto"/>
              <w:right w:val="none" w:sz="0" w:space="0" w:color="auto"/>
            </w:tcBorders>
            <w:noWrap/>
          </w:tcPr>
          <w:p w14:paraId="72E58C16" w14:textId="738272E7" w:rsidR="004C7E3C" w:rsidRDefault="00C7468E" w:rsidP="004C7E3C">
            <w:pPr>
              <w:jc w:val="left"/>
            </w:pPr>
            <w:r>
              <w:t xml:space="preserve">BUFR </w:t>
            </w:r>
            <w:r w:rsidR="004C7E3C">
              <w:t>Table Reference</w:t>
            </w:r>
            <w:r w:rsidR="004C7E3C">
              <w:br/>
              <w:t>F X Y</w:t>
            </w:r>
          </w:p>
        </w:tc>
        <w:tc>
          <w:tcPr>
            <w:tcW w:w="1666" w:type="pct"/>
            <w:tcBorders>
              <w:top w:val="none" w:sz="0" w:space="0" w:color="auto"/>
              <w:left w:val="none" w:sz="0" w:space="0" w:color="auto"/>
              <w:bottom w:val="none" w:sz="0" w:space="0" w:color="auto"/>
              <w:right w:val="none" w:sz="0" w:space="0" w:color="auto"/>
            </w:tcBorders>
          </w:tcPr>
          <w:p w14:paraId="6B3C0C18" w14:textId="60E314F0" w:rsidR="004C7E3C" w:rsidRDefault="004C7E3C" w:rsidP="004C7E3C">
            <w:pPr>
              <w:jc w:val="left"/>
            </w:pPr>
            <w:proofErr w:type="spellStart"/>
            <w:r>
              <w:t>Element</w:t>
            </w:r>
            <w:proofErr w:type="spellEnd"/>
            <w:r>
              <w:t xml:space="preserve"> Name</w:t>
            </w:r>
          </w:p>
        </w:tc>
        <w:tc>
          <w:tcPr>
            <w:tcW w:w="1667" w:type="pct"/>
            <w:tcBorders>
              <w:top w:val="none" w:sz="0" w:space="0" w:color="auto"/>
              <w:left w:val="none" w:sz="0" w:space="0" w:color="auto"/>
              <w:bottom w:val="none" w:sz="0" w:space="0" w:color="auto"/>
              <w:right w:val="none" w:sz="0" w:space="0" w:color="auto"/>
            </w:tcBorders>
          </w:tcPr>
          <w:p w14:paraId="79A8E854" w14:textId="15C2CC99" w:rsidR="004C7E3C" w:rsidRPr="008A7FD6" w:rsidRDefault="008A7FD6" w:rsidP="004C7E3C">
            <w:pPr>
              <w:jc w:val="left"/>
              <w:rPr>
                <w:lang w:val="en-US"/>
              </w:rPr>
            </w:pPr>
            <w:r w:rsidRPr="008A7FD6">
              <w:rPr>
                <w:lang w:val="en-US"/>
              </w:rPr>
              <w:t>Element Description or/and v</w:t>
            </w:r>
            <w:r>
              <w:rPr>
                <w:lang w:val="en-US"/>
              </w:rPr>
              <w:t>alue</w:t>
            </w:r>
          </w:p>
        </w:tc>
      </w:tr>
    </w:tbl>
    <w:p w14:paraId="0CA0165B" w14:textId="4E775B24" w:rsidR="0061506E" w:rsidRDefault="0061506E" w:rsidP="009E3840">
      <w:pPr>
        <w:rPr>
          <w:lang w:val="en-US" w:eastAsia="fr-FR"/>
        </w:rPr>
      </w:pPr>
    </w:p>
    <w:p w14:paraId="53F05C27" w14:textId="207A2DA2" w:rsidR="0061506E" w:rsidRDefault="0061506E" w:rsidP="00300858">
      <w:pPr>
        <w:pStyle w:val="Lgende"/>
        <w:rPr>
          <w:lang w:val="en-US" w:eastAsia="fr-FR"/>
        </w:rPr>
      </w:pPr>
      <w:r>
        <w:rPr>
          <w:lang w:val="en-US" w:eastAsia="fr-FR"/>
        </w:rPr>
        <w:br w:type="page"/>
      </w:r>
      <w:r w:rsidR="00276827">
        <w:rPr>
          <w:lang w:val="en-US" w:eastAsia="fr-FR"/>
        </w:rPr>
        <w:lastRenderedPageBreak/>
        <w:t>Table-1: table skeleton to represent BUFR element</w:t>
      </w:r>
    </w:p>
    <w:p w14:paraId="246C1480" w14:textId="1A61EE77" w:rsidR="00276827" w:rsidRDefault="00276827" w:rsidP="00300858">
      <w:pPr>
        <w:pStyle w:val="Lgende"/>
        <w:jc w:val="left"/>
        <w:rPr>
          <w:lang w:val="en-US" w:eastAsia="fr-FR"/>
        </w:rPr>
      </w:pPr>
      <w:r>
        <w:rPr>
          <w:lang w:val="en-US" w:eastAsia="fr-FR"/>
        </w:rPr>
        <w:t>With:</w:t>
      </w:r>
    </w:p>
    <w:p w14:paraId="734DFE2C" w14:textId="5719827D" w:rsidR="00276827" w:rsidRPr="00245C7D" w:rsidRDefault="00276827" w:rsidP="00300858">
      <w:pPr>
        <w:pStyle w:val="Corpsdetexte"/>
        <w:rPr>
          <w:lang w:val="en-US" w:eastAsia="fr-FR"/>
        </w:rPr>
      </w:pPr>
      <w:r w:rsidRPr="00245C7D">
        <w:rPr>
          <w:i/>
          <w:lang w:val="en-US" w:eastAsia="fr-FR"/>
        </w:rPr>
        <w:t xml:space="preserve">BUFR table Reference F X </w:t>
      </w:r>
      <w:proofErr w:type="gramStart"/>
      <w:r w:rsidRPr="00245C7D">
        <w:rPr>
          <w:i/>
          <w:lang w:val="en-US" w:eastAsia="fr-FR"/>
        </w:rPr>
        <w:t>Y</w:t>
      </w:r>
      <w:r w:rsidR="00245C7D" w:rsidRPr="00245C7D">
        <w:rPr>
          <w:i/>
          <w:lang w:val="en-US" w:eastAsia="fr-FR"/>
        </w:rPr>
        <w:t> :</w:t>
      </w:r>
      <w:proofErr w:type="gramEnd"/>
      <w:r w:rsidR="00245C7D" w:rsidRPr="00245C7D">
        <w:rPr>
          <w:i/>
          <w:lang w:val="en-US" w:eastAsia="fr-FR"/>
        </w:rPr>
        <w:t xml:space="preserve"> da</w:t>
      </w:r>
      <w:r w:rsidR="00245C7D">
        <w:rPr>
          <w:i/>
          <w:lang w:val="en-US" w:eastAsia="fr-FR"/>
        </w:rPr>
        <w:t>ta descriptors</w:t>
      </w:r>
    </w:p>
    <w:p w14:paraId="4C24E212" w14:textId="709D5A2A" w:rsidR="00276827" w:rsidRPr="00245C7D" w:rsidRDefault="00276827" w:rsidP="00276827">
      <w:pPr>
        <w:pStyle w:val="Corpsdetexte"/>
        <w:rPr>
          <w:i/>
          <w:lang w:val="en-US" w:eastAsia="fr-FR"/>
        </w:rPr>
      </w:pPr>
      <w:r w:rsidRPr="00245C7D">
        <w:rPr>
          <w:i/>
          <w:lang w:val="en-US" w:eastAsia="fr-FR"/>
        </w:rPr>
        <w:t>Element Name</w:t>
      </w:r>
      <w:r w:rsidR="00245C7D">
        <w:rPr>
          <w:i/>
          <w:lang w:val="en-US" w:eastAsia="fr-FR"/>
        </w:rPr>
        <w:t xml:space="preserve">: </w:t>
      </w:r>
      <w:r w:rsidR="003F7B9D">
        <w:rPr>
          <w:i/>
          <w:lang w:val="en-US" w:eastAsia="fr-FR"/>
        </w:rPr>
        <w:t xml:space="preserve">BUFR </w:t>
      </w:r>
      <w:r w:rsidR="00245C7D">
        <w:rPr>
          <w:i/>
          <w:lang w:val="en-US" w:eastAsia="fr-FR"/>
        </w:rPr>
        <w:t xml:space="preserve">Name of the data </w:t>
      </w:r>
    </w:p>
    <w:p w14:paraId="741DEE51" w14:textId="39B4F69A" w:rsidR="00276827" w:rsidRPr="00245C7D" w:rsidRDefault="00276827" w:rsidP="00245C7D">
      <w:pPr>
        <w:pStyle w:val="Corpsdetexte"/>
        <w:rPr>
          <w:i/>
          <w:lang w:val="en-US" w:eastAsia="fr-FR"/>
        </w:rPr>
      </w:pPr>
      <w:r w:rsidRPr="00245C7D">
        <w:rPr>
          <w:i/>
          <w:lang w:val="en-US" w:eastAsia="fr-FR"/>
        </w:rPr>
        <w:t>Element Description or/and value</w:t>
      </w:r>
      <w:r w:rsidR="00245C7D">
        <w:rPr>
          <w:i/>
          <w:lang w:val="en-US" w:eastAsia="fr-FR"/>
        </w:rPr>
        <w:t xml:space="preserve">: Description and/or value of the </w:t>
      </w:r>
      <w:r w:rsidR="003F7B9D">
        <w:rPr>
          <w:i/>
          <w:lang w:val="en-US" w:eastAsia="fr-FR"/>
        </w:rPr>
        <w:t xml:space="preserve">BUFR </w:t>
      </w:r>
      <w:r w:rsidR="00245C7D">
        <w:rPr>
          <w:i/>
          <w:lang w:val="en-US" w:eastAsia="fr-FR"/>
        </w:rPr>
        <w:t>data</w:t>
      </w:r>
      <w:r w:rsidRPr="00245C7D">
        <w:rPr>
          <w:i/>
          <w:lang w:val="en-US" w:eastAsia="fr-FR"/>
        </w:rPr>
        <w:t xml:space="preserve"> </w:t>
      </w:r>
    </w:p>
    <w:p w14:paraId="74381205" w14:textId="55DD8CCB" w:rsidR="004C7E3C" w:rsidRPr="004C7E3C" w:rsidRDefault="008A7FD6" w:rsidP="008A7FD6">
      <w:pPr>
        <w:pStyle w:val="Titre2"/>
        <w:rPr>
          <w:lang w:val="fr-FR" w:eastAsia="fr-FR"/>
        </w:rPr>
      </w:pPr>
      <w:bookmarkStart w:id="16" w:name="_Toc230335782"/>
      <w:r>
        <w:rPr>
          <w:lang w:val="fr-FR" w:eastAsia="fr-FR"/>
        </w:rPr>
        <w:t>WIGOS identifier</w:t>
      </w:r>
      <w:bookmarkEnd w:id="16"/>
    </w:p>
    <w:p w14:paraId="0A1C0EF5" w14:textId="4353BAF1" w:rsidR="008A7FD6" w:rsidRPr="008A7FD6" w:rsidRDefault="008A7FD6" w:rsidP="008A7FD6">
      <w:pPr>
        <w:rPr>
          <w:lang w:val="en-US"/>
        </w:rPr>
      </w:pPr>
      <w:r w:rsidRPr="008A7FD6">
        <w:rPr>
          <w:rStyle w:val="lev"/>
          <w:lang w:val="en-US"/>
        </w:rPr>
        <w:t>WIGOS Station Identifier (WSI)</w:t>
      </w:r>
      <w:r w:rsidRPr="008A7FD6">
        <w:rPr>
          <w:lang w:val="en-US"/>
        </w:rPr>
        <w:t xml:space="preserve"> is a unique identifier used to register an observing station or platform in the </w:t>
      </w:r>
      <w:hyperlink r:id="rId12" w:anchor="/" w:history="1">
        <w:r w:rsidRPr="00906354">
          <w:rPr>
            <w:rStyle w:val="Lienhypertexte"/>
            <w:lang w:val="en-US"/>
          </w:rPr>
          <w:t>OSCAR/Surface</w:t>
        </w:r>
      </w:hyperlink>
      <w:r w:rsidRPr="008A7FD6">
        <w:rPr>
          <w:lang w:val="en-US"/>
        </w:rPr>
        <w:t xml:space="preserve"> database. It replaces the legacy WMO identifiers (5-digit numbers for synoptic and climate stations), which had limited capacity. The WSI is structured into four blocks, allowing for an almost unlimited number of stations or platforms to be registered.</w:t>
      </w:r>
    </w:p>
    <w:p w14:paraId="71767A2F" w14:textId="77777777" w:rsidR="008A7FD6" w:rsidRPr="008A7FD6" w:rsidRDefault="008A7FD6" w:rsidP="008A7FD6">
      <w:pPr>
        <w:rPr>
          <w:lang w:val="en-US"/>
        </w:rPr>
      </w:pPr>
      <w:r w:rsidRPr="008A7FD6">
        <w:rPr>
          <w:lang w:val="en-US"/>
        </w:rPr>
        <w:t xml:space="preserve">The WSI format is as follows: </w:t>
      </w:r>
      <w:r w:rsidRPr="008A7FD6">
        <w:rPr>
          <w:rStyle w:val="CodeHTML"/>
          <w:rFonts w:eastAsiaTheme="majorEastAsia"/>
          <w:lang w:val="en-US"/>
        </w:rPr>
        <w:t>[WIGOS Identifier Series]</w:t>
      </w:r>
      <w:proofErr w:type="gramStart"/>
      <w:r w:rsidRPr="008A7FD6">
        <w:rPr>
          <w:rStyle w:val="CodeHTML"/>
          <w:rFonts w:eastAsiaTheme="majorEastAsia"/>
          <w:lang w:val="en-US"/>
        </w:rPr>
        <w:t>-[</w:t>
      </w:r>
      <w:proofErr w:type="gramEnd"/>
      <w:r w:rsidRPr="008A7FD6">
        <w:rPr>
          <w:rStyle w:val="CodeHTML"/>
          <w:rFonts w:eastAsiaTheme="majorEastAsia"/>
          <w:lang w:val="en-US"/>
        </w:rPr>
        <w:t>Issuer of Identifier]-[Issue Number]-[Local Identifier]</w:t>
      </w:r>
    </w:p>
    <w:p w14:paraId="2FD2A601" w14:textId="44B257A0" w:rsidR="00874789" w:rsidRPr="00874789" w:rsidRDefault="00874789" w:rsidP="00874789">
      <w:pPr>
        <w:rPr>
          <w:lang w:val="en-US"/>
        </w:rPr>
      </w:pPr>
      <w:r w:rsidRPr="00874789">
        <w:rPr>
          <w:rStyle w:val="lev"/>
          <w:lang w:val="en-US"/>
        </w:rPr>
        <w:t>Example</w:t>
      </w:r>
      <w:r w:rsidRPr="00874789">
        <w:rPr>
          <w:lang w:val="en-US"/>
        </w:rPr>
        <w:t xml:space="preserve">: </w:t>
      </w:r>
      <w:r w:rsidRPr="00874789">
        <w:rPr>
          <w:rStyle w:val="CodeHTML"/>
          <w:rFonts w:eastAsiaTheme="majorEastAsia"/>
          <w:lang w:val="en-US"/>
        </w:rPr>
        <w:t>0-2</w:t>
      </w:r>
      <w:r>
        <w:rPr>
          <w:rStyle w:val="CodeHTML"/>
          <w:rFonts w:eastAsiaTheme="majorEastAsia"/>
          <w:lang w:val="en-US"/>
        </w:rPr>
        <w:t>0</w:t>
      </w:r>
      <w:r w:rsidRPr="00874789">
        <w:rPr>
          <w:rStyle w:val="CodeHTML"/>
          <w:rFonts w:eastAsiaTheme="majorEastAsia"/>
          <w:lang w:val="en-US"/>
        </w:rPr>
        <w:t>000-0-</w:t>
      </w:r>
      <w:r w:rsidRPr="00874789">
        <w:rPr>
          <w:rFonts w:ascii="Arial" w:hAnsi="Arial" w:cs="Arial"/>
          <w:color w:val="333333"/>
          <w:sz w:val="18"/>
          <w:szCs w:val="18"/>
          <w:shd w:val="clear" w:color="auto" w:fill="F9F9F9"/>
        </w:rPr>
        <w:t xml:space="preserve"> </w:t>
      </w:r>
      <w:r w:rsidRPr="00874789">
        <w:rPr>
          <w:rStyle w:val="CodeHTML"/>
          <w:rFonts w:eastAsiaTheme="majorEastAsia"/>
          <w:lang w:val="en-US"/>
        </w:rPr>
        <w:t>87585</w:t>
      </w:r>
      <w:r w:rsidRPr="00874789">
        <w:rPr>
          <w:lang w:val="en-US"/>
        </w:rPr>
        <w:t xml:space="preserve"> for </w:t>
      </w:r>
      <w:r>
        <w:rPr>
          <w:lang w:val="en-US"/>
        </w:rPr>
        <w:t xml:space="preserve">Buenos Aires </w:t>
      </w:r>
      <w:proofErr w:type="spellStart"/>
      <w:r>
        <w:rPr>
          <w:lang w:val="en-US"/>
        </w:rPr>
        <w:t>Observatorio</w:t>
      </w:r>
      <w:proofErr w:type="spellEnd"/>
      <w:r>
        <w:rPr>
          <w:lang w:val="en-US"/>
        </w:rPr>
        <w:t xml:space="preserve"> (Argentina)</w:t>
      </w:r>
    </w:p>
    <w:p w14:paraId="3F374B21" w14:textId="43DDA5A3" w:rsidR="00874789" w:rsidRDefault="00874789" w:rsidP="00874789">
      <w:r w:rsidRPr="00874789">
        <w:rPr>
          <w:lang w:val="en-US"/>
        </w:rPr>
        <w:t xml:space="preserve">The WSI is mandatory for WMO Members and is a critical component of the WMO Integrated Global Observing System (WIGOS). Detailed allocation rules and structure are provided in the </w:t>
      </w:r>
      <w:r w:rsidRPr="00BC419F">
        <w:rPr>
          <w:rStyle w:val="Rfrencelgre"/>
          <w:rFonts w:eastAsiaTheme="minorHAnsi"/>
        </w:rPr>
        <w:t>Manual on the WMO Integrated Global Observing System (WMO-No. 1160, Edition 2024, Attachment 2.2)</w:t>
      </w:r>
      <w:r w:rsidRPr="00874789">
        <w:rPr>
          <w:lang w:val="en-US"/>
        </w:rPr>
        <w:t xml:space="preserve"> and the </w:t>
      </w:r>
      <w:r w:rsidRPr="00BC419F">
        <w:rPr>
          <w:rStyle w:val="Rfrencelgre"/>
          <w:rFonts w:eastAsiaTheme="minorHAnsi"/>
        </w:rPr>
        <w:t xml:space="preserve">Guide to the WMO Integrated Global Observing System (WMO-No. 1165, </w:t>
      </w:r>
      <w:r w:rsidR="00F46277" w:rsidRPr="00300858">
        <w:rPr>
          <w:rStyle w:val="Rfrencelgre"/>
          <w:rFonts w:eastAsiaTheme="minorHAnsi"/>
          <w:strike/>
        </w:rPr>
        <w:t>Edition 2024</w:t>
      </w:r>
      <w:r w:rsidR="00F46277" w:rsidRPr="00BC419F">
        <w:rPr>
          <w:rStyle w:val="Rfrencelgre"/>
          <w:rFonts w:eastAsiaTheme="minorHAnsi"/>
        </w:rPr>
        <w:t xml:space="preserve">, </w:t>
      </w:r>
      <w:r w:rsidRPr="00BC419F">
        <w:rPr>
          <w:rStyle w:val="Rfrencelgre"/>
          <w:rFonts w:eastAsiaTheme="minorHAnsi"/>
        </w:rPr>
        <w:t>Chapter 9)</w:t>
      </w:r>
      <w:r>
        <w:t>.</w:t>
      </w:r>
    </w:p>
    <w:p w14:paraId="304483D3" w14:textId="2B75F511" w:rsidR="005518CB" w:rsidRPr="005C1D10" w:rsidRDefault="005C1D10" w:rsidP="00874789">
      <w:pPr>
        <w:jc w:val="left"/>
        <w:rPr>
          <w:lang w:val="en-US" w:eastAsia="fr-FR"/>
        </w:rPr>
      </w:pPr>
      <w:r>
        <w:rPr>
          <w:lang w:val="en-US" w:eastAsia="fr-FR"/>
        </w:rPr>
        <w:t>For GBON station (</w:t>
      </w:r>
      <w:r w:rsidRPr="00BC419F">
        <w:rPr>
          <w:rStyle w:val="Rfrencelgre"/>
          <w:rFonts w:eastAsiaTheme="minorHAnsi"/>
        </w:rPr>
        <w:t>WMO-No. 306, Volume I.2, GBON 1.2.1.2</w:t>
      </w:r>
      <w:r>
        <w:rPr>
          <w:lang w:val="en-US" w:eastAsia="fr-FR"/>
        </w:rPr>
        <w:t>), t</w:t>
      </w:r>
      <w:r w:rsidRPr="005C1D10">
        <w:rPr>
          <w:lang w:val="en-US" w:eastAsia="fr-FR"/>
        </w:rPr>
        <w:t xml:space="preserve">he sequence 3 01 150 </w:t>
      </w:r>
      <w:r w:rsidRPr="005C1D10">
        <w:t xml:space="preserve">shall not be set to missing and shall have the values corresponding with the station record in </w:t>
      </w:r>
      <w:hyperlink r:id="rId13" w:tgtFrame="_blank" w:history="1">
        <w:r w:rsidRPr="005C1D10">
          <w:rPr>
            <w:rStyle w:val="Lienhypertexte"/>
          </w:rPr>
          <w:t>https://oscar.wmo.int/surface</w:t>
        </w:r>
      </w:hyperlink>
      <w:r w:rsidRPr="005C1D10">
        <w:t>.</w:t>
      </w:r>
      <w:r w:rsidR="008D705D">
        <w:t xml:space="preserve"> </w:t>
      </w:r>
      <w:bookmarkStart w:id="17" w:name="_Hlk227935947"/>
      <w:r w:rsidR="008D705D">
        <w:t>Table-2 provides an example of WIGOS identifier.</w:t>
      </w:r>
      <w:bookmarkEnd w:id="17"/>
    </w:p>
    <w:tbl>
      <w:tblPr>
        <w:tblStyle w:val="Tramemoyenne2-Accent5"/>
        <w:tblW w:w="375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60" w:firstRow="1" w:lastRow="1" w:firstColumn="0" w:lastColumn="0" w:noHBand="1" w:noVBand="1"/>
      </w:tblPr>
      <w:tblGrid>
        <w:gridCol w:w="2614"/>
        <w:gridCol w:w="2613"/>
        <w:gridCol w:w="2615"/>
      </w:tblGrid>
      <w:tr w:rsidR="005518CB" w14:paraId="50A9A4B6" w14:textId="77777777" w:rsidTr="00A91938">
        <w:trPr>
          <w:cnfStyle w:val="100000000000" w:firstRow="1" w:lastRow="0" w:firstColumn="0" w:lastColumn="0" w:oddVBand="0" w:evenVBand="0" w:oddHBand="0" w:evenHBand="0" w:firstRowFirstColumn="0" w:firstRowLastColumn="0" w:lastRowFirstColumn="0" w:lastRowLastColumn="0"/>
        </w:trPr>
        <w:tc>
          <w:tcPr>
            <w:tcW w:w="1667" w:type="pct"/>
            <w:tcBorders>
              <w:top w:val="none" w:sz="0" w:space="0" w:color="auto"/>
              <w:left w:val="none" w:sz="0" w:space="0" w:color="auto"/>
              <w:bottom w:val="none" w:sz="0" w:space="0" w:color="auto"/>
              <w:right w:val="none" w:sz="0" w:space="0" w:color="auto"/>
            </w:tcBorders>
            <w:noWrap/>
          </w:tcPr>
          <w:p w14:paraId="4F81F052" w14:textId="30A8E715" w:rsidR="005518CB" w:rsidRDefault="007D1EE8" w:rsidP="00A91938">
            <w:pPr>
              <w:jc w:val="left"/>
            </w:pPr>
            <w:r>
              <w:t xml:space="preserve">BUFR </w:t>
            </w:r>
            <w:r w:rsidR="005518CB">
              <w:t>Table Reference</w:t>
            </w:r>
            <w:r w:rsidR="005518CB">
              <w:br/>
              <w:t>F X Y</w:t>
            </w:r>
          </w:p>
        </w:tc>
        <w:tc>
          <w:tcPr>
            <w:tcW w:w="1666" w:type="pct"/>
            <w:tcBorders>
              <w:top w:val="none" w:sz="0" w:space="0" w:color="auto"/>
              <w:left w:val="none" w:sz="0" w:space="0" w:color="auto"/>
              <w:bottom w:val="none" w:sz="0" w:space="0" w:color="auto"/>
              <w:right w:val="none" w:sz="0" w:space="0" w:color="auto"/>
            </w:tcBorders>
          </w:tcPr>
          <w:p w14:paraId="46ED5C3F" w14:textId="77777777" w:rsidR="005518CB" w:rsidRDefault="005518CB" w:rsidP="00A91938">
            <w:pPr>
              <w:jc w:val="left"/>
            </w:pPr>
            <w:proofErr w:type="spellStart"/>
            <w:r>
              <w:t>Element</w:t>
            </w:r>
            <w:proofErr w:type="spellEnd"/>
            <w:r>
              <w:t xml:space="preserve"> Name</w:t>
            </w:r>
          </w:p>
        </w:tc>
        <w:tc>
          <w:tcPr>
            <w:tcW w:w="1667" w:type="pct"/>
            <w:tcBorders>
              <w:top w:val="none" w:sz="0" w:space="0" w:color="auto"/>
              <w:left w:val="none" w:sz="0" w:space="0" w:color="auto"/>
              <w:bottom w:val="none" w:sz="0" w:space="0" w:color="auto"/>
              <w:right w:val="none" w:sz="0" w:space="0" w:color="auto"/>
            </w:tcBorders>
          </w:tcPr>
          <w:p w14:paraId="1AF8AA4A" w14:textId="77777777" w:rsidR="005518CB" w:rsidRPr="008A7FD6" w:rsidRDefault="005518CB" w:rsidP="00A91938">
            <w:pPr>
              <w:jc w:val="left"/>
              <w:rPr>
                <w:lang w:val="en-US"/>
              </w:rPr>
            </w:pPr>
            <w:r w:rsidRPr="008A7FD6">
              <w:rPr>
                <w:lang w:val="en-US"/>
              </w:rPr>
              <w:t>Element Description or/and v</w:t>
            </w:r>
            <w:r>
              <w:rPr>
                <w:lang w:val="en-US"/>
              </w:rPr>
              <w:t>alue</w:t>
            </w:r>
          </w:p>
        </w:tc>
      </w:tr>
      <w:tr w:rsidR="005518CB" w14:paraId="7F127CD4" w14:textId="77777777" w:rsidTr="00A91938">
        <w:trPr>
          <w:cnfStyle w:val="010000000000" w:firstRow="0" w:lastRow="1" w:firstColumn="0" w:lastColumn="0" w:oddVBand="0" w:evenVBand="0" w:oddHBand="0" w:evenHBand="0" w:firstRowFirstColumn="0" w:firstRowLastColumn="0" w:lastRowFirstColumn="0" w:lastRowLastColumn="0"/>
        </w:trPr>
        <w:tc>
          <w:tcPr>
            <w:tcW w:w="1667" w:type="pct"/>
            <w:noWrap/>
          </w:tcPr>
          <w:p w14:paraId="75EA54BA" w14:textId="19CC2078" w:rsidR="005518CB" w:rsidRDefault="005518CB" w:rsidP="00A91938">
            <w:pPr>
              <w:jc w:val="left"/>
            </w:pPr>
            <w:r>
              <w:t>3 01 150</w:t>
            </w:r>
          </w:p>
        </w:tc>
        <w:tc>
          <w:tcPr>
            <w:tcW w:w="1666" w:type="pct"/>
          </w:tcPr>
          <w:p w14:paraId="39C166C5" w14:textId="5F147930" w:rsidR="005518CB" w:rsidRDefault="005518CB" w:rsidP="00A91938">
            <w:pPr>
              <w:jc w:val="left"/>
            </w:pPr>
            <w:r>
              <w:t>WIGOS identifier</w:t>
            </w:r>
          </w:p>
        </w:tc>
        <w:tc>
          <w:tcPr>
            <w:tcW w:w="1667" w:type="pct"/>
          </w:tcPr>
          <w:p w14:paraId="4B906F81" w14:textId="337395A6" w:rsidR="005518CB" w:rsidRPr="008A7FD6" w:rsidRDefault="005518CB" w:rsidP="00A91938">
            <w:pPr>
              <w:jc w:val="left"/>
              <w:rPr>
                <w:lang w:val="en-US"/>
              </w:rPr>
            </w:pPr>
            <w:r>
              <w:rPr>
                <w:lang w:val="en-US"/>
              </w:rPr>
              <w:t xml:space="preserve">e.g. </w:t>
            </w:r>
            <w:r w:rsidRPr="00874789">
              <w:rPr>
                <w:rStyle w:val="CodeHTML"/>
                <w:rFonts w:eastAsiaTheme="majorEastAsia"/>
                <w:lang w:val="en-US"/>
              </w:rPr>
              <w:t>0-2</w:t>
            </w:r>
            <w:r>
              <w:rPr>
                <w:rStyle w:val="CodeHTML"/>
                <w:rFonts w:eastAsiaTheme="majorEastAsia"/>
                <w:lang w:val="en-US"/>
              </w:rPr>
              <w:t>0</w:t>
            </w:r>
            <w:r w:rsidRPr="00874789">
              <w:rPr>
                <w:rStyle w:val="CodeHTML"/>
                <w:rFonts w:eastAsiaTheme="majorEastAsia"/>
                <w:lang w:val="en-US"/>
              </w:rPr>
              <w:t>000-0-</w:t>
            </w:r>
            <w:r w:rsidRPr="00874789">
              <w:rPr>
                <w:rFonts w:ascii="Arial" w:hAnsi="Arial" w:cs="Arial"/>
                <w:color w:val="333333"/>
                <w:sz w:val="18"/>
                <w:szCs w:val="18"/>
                <w:shd w:val="clear" w:color="auto" w:fill="F9F9F9"/>
              </w:rPr>
              <w:t xml:space="preserve"> </w:t>
            </w:r>
            <w:r w:rsidRPr="00874789">
              <w:rPr>
                <w:rStyle w:val="CodeHTML"/>
                <w:rFonts w:eastAsiaTheme="majorEastAsia"/>
                <w:lang w:val="en-US"/>
              </w:rPr>
              <w:t>87585</w:t>
            </w:r>
            <w:r w:rsidRPr="00874789">
              <w:rPr>
                <w:lang w:val="en-US"/>
              </w:rPr>
              <w:t xml:space="preserve"> for </w:t>
            </w:r>
            <w:r>
              <w:rPr>
                <w:lang w:val="en-US"/>
              </w:rPr>
              <w:t xml:space="preserve">Buenos Aires </w:t>
            </w:r>
            <w:proofErr w:type="spellStart"/>
            <w:r>
              <w:rPr>
                <w:lang w:val="en-US"/>
              </w:rPr>
              <w:t>Observatorio</w:t>
            </w:r>
            <w:proofErr w:type="spellEnd"/>
            <w:r>
              <w:rPr>
                <w:lang w:val="en-US"/>
              </w:rPr>
              <w:t xml:space="preserve"> (Argentina)</w:t>
            </w:r>
          </w:p>
        </w:tc>
      </w:tr>
    </w:tbl>
    <w:p w14:paraId="24B6FC51" w14:textId="1AFA63CE" w:rsidR="00C60A3A" w:rsidRDefault="00C60A3A" w:rsidP="00C60A3A">
      <w:pPr>
        <w:rPr>
          <w:lang w:val="en-US" w:eastAsia="fr-FR"/>
        </w:rPr>
      </w:pPr>
    </w:p>
    <w:p w14:paraId="12D3880A" w14:textId="1CE1F6C3" w:rsidR="00C60A3A" w:rsidRDefault="00C60A3A" w:rsidP="00C60A3A">
      <w:pPr>
        <w:pStyle w:val="Lgende"/>
        <w:rPr>
          <w:lang w:val="en-US" w:eastAsia="fr-FR"/>
        </w:rPr>
      </w:pPr>
      <w:r>
        <w:rPr>
          <w:lang w:val="en-US" w:eastAsia="fr-FR"/>
        </w:rPr>
        <w:t>Table-</w:t>
      </w:r>
      <w:r w:rsidR="006B59AC">
        <w:rPr>
          <w:lang w:val="en-US" w:eastAsia="fr-FR"/>
        </w:rPr>
        <w:t>2</w:t>
      </w:r>
      <w:r>
        <w:rPr>
          <w:lang w:val="en-US" w:eastAsia="fr-FR"/>
        </w:rPr>
        <w:t xml:space="preserve">: WSI for Buenos Aires </w:t>
      </w:r>
      <w:proofErr w:type="spellStart"/>
      <w:r>
        <w:rPr>
          <w:lang w:val="en-US" w:eastAsia="fr-FR"/>
        </w:rPr>
        <w:t>Observatorio</w:t>
      </w:r>
      <w:proofErr w:type="spellEnd"/>
    </w:p>
    <w:p w14:paraId="50510419" w14:textId="45C153C1" w:rsidR="005518CB" w:rsidRDefault="005518CB" w:rsidP="005518CB">
      <w:pPr>
        <w:pStyle w:val="Titre2"/>
        <w:rPr>
          <w:lang w:val="en-US" w:eastAsia="fr-FR"/>
        </w:rPr>
      </w:pPr>
      <w:bookmarkStart w:id="18" w:name="_Toc230335783"/>
      <w:r>
        <w:rPr>
          <w:lang w:val="en-US" w:eastAsia="fr-FR"/>
        </w:rPr>
        <w:t>WMO block and station number</w:t>
      </w:r>
      <w:bookmarkEnd w:id="18"/>
    </w:p>
    <w:p w14:paraId="4B404F0D" w14:textId="53FAFE4A" w:rsidR="005518CB" w:rsidRPr="005518CB" w:rsidRDefault="005518CB" w:rsidP="005518CB">
      <w:pPr>
        <w:rPr>
          <w:lang w:val="en-US"/>
        </w:rPr>
      </w:pPr>
      <w:r w:rsidRPr="005518CB">
        <w:rPr>
          <w:lang w:val="en-US"/>
        </w:rPr>
        <w:t xml:space="preserve">The </w:t>
      </w:r>
      <w:r w:rsidRPr="005518CB">
        <w:rPr>
          <w:rStyle w:val="lev"/>
          <w:lang w:val="en-US"/>
        </w:rPr>
        <w:t>"WMO block and station number"</w:t>
      </w:r>
      <w:r w:rsidRPr="005518CB">
        <w:rPr>
          <w:lang w:val="en-US"/>
        </w:rPr>
        <w:t xml:space="preserve"> refers to the traditional </w:t>
      </w:r>
      <w:r w:rsidRPr="005518CB">
        <w:rPr>
          <w:rStyle w:val="lev"/>
          <w:lang w:val="en-US"/>
        </w:rPr>
        <w:t>5-digit numerical identifier</w:t>
      </w:r>
      <w:r w:rsidRPr="005518CB">
        <w:rPr>
          <w:lang w:val="en-US"/>
        </w:rPr>
        <w:t xml:space="preserve"> assigned</w:t>
      </w:r>
      <w:r w:rsidR="000B3795">
        <w:rPr>
          <w:lang w:val="en-US"/>
        </w:rPr>
        <w:t xml:space="preserve"> by </w:t>
      </w:r>
      <w:r w:rsidRPr="005518CB">
        <w:rPr>
          <w:lang w:val="en-US"/>
        </w:rPr>
        <w:t xml:space="preserve">WMO to </w:t>
      </w:r>
      <w:r w:rsidR="000B3795">
        <w:rPr>
          <w:lang w:val="en-US"/>
        </w:rPr>
        <w:t>meteorological</w:t>
      </w:r>
      <w:r w:rsidRPr="005518CB">
        <w:rPr>
          <w:lang w:val="en-US"/>
        </w:rPr>
        <w:t xml:space="preserve"> observing stations worldwide. This system was used before the introduction of the </w:t>
      </w:r>
      <w:r w:rsidRPr="005518CB">
        <w:rPr>
          <w:rStyle w:val="lev"/>
          <w:lang w:val="en-US"/>
        </w:rPr>
        <w:t>WIGOS Station Identifier (WSI)</w:t>
      </w:r>
      <w:r w:rsidRPr="005518CB">
        <w:rPr>
          <w:lang w:val="en-US"/>
        </w:rPr>
        <w:t>.</w:t>
      </w:r>
    </w:p>
    <w:p w14:paraId="7D257F8F" w14:textId="77777777" w:rsidR="005518CB" w:rsidRDefault="005518CB" w:rsidP="005518CB">
      <w:r>
        <w:t>Definition:</w:t>
      </w:r>
    </w:p>
    <w:p w14:paraId="229B88FD" w14:textId="77777777" w:rsidR="005518CB" w:rsidRDefault="005518CB" w:rsidP="005518CB">
      <w:r>
        <w:rPr>
          <w:rStyle w:val="lev"/>
        </w:rPr>
        <w:t>WMO Block Number</w:t>
      </w:r>
      <w:r>
        <w:t xml:space="preserve">: The first two digits of the 5-digit number represent the </w:t>
      </w:r>
      <w:r>
        <w:rPr>
          <w:rStyle w:val="lev"/>
        </w:rPr>
        <w:t>WMO regional block</w:t>
      </w:r>
      <w:r>
        <w:t xml:space="preserve"> assigned to a country or region. Each WMO Member is allocated one or more blocks of numbers for its stations.</w:t>
      </w:r>
    </w:p>
    <w:p w14:paraId="43E30516" w14:textId="35410FE6" w:rsidR="005518CB" w:rsidRDefault="005518CB" w:rsidP="005518CB">
      <w:r>
        <w:rPr>
          <w:rStyle w:val="lev"/>
        </w:rPr>
        <w:t>Station Number</w:t>
      </w:r>
      <w:r>
        <w:t xml:space="preserve">: The last three digits identify the </w:t>
      </w:r>
      <w:r>
        <w:rPr>
          <w:rStyle w:val="lev"/>
        </w:rPr>
        <w:t>individual station</w:t>
      </w:r>
      <w:r>
        <w:t xml:space="preserve"> within that country or region.</w:t>
      </w:r>
    </w:p>
    <w:p w14:paraId="28F360D5" w14:textId="622235D2" w:rsidR="005C1D10" w:rsidRPr="005C1D10" w:rsidRDefault="005C1D10" w:rsidP="005C1D10">
      <w:pPr>
        <w:autoSpaceDE w:val="0"/>
        <w:autoSpaceDN w:val="0"/>
        <w:adjustRightInd w:val="0"/>
        <w:spacing w:after="0" w:line="240" w:lineRule="auto"/>
        <w:jc w:val="left"/>
        <w:rPr>
          <w:rFonts w:ascii="Verdana" w:hAnsi="Verdana" w:cs="Verdana"/>
          <w:kern w:val="0"/>
          <w:sz w:val="20"/>
          <w:szCs w:val="20"/>
          <w:lang w:val="en-US"/>
        </w:rPr>
      </w:pPr>
      <w:r>
        <w:rPr>
          <w:lang w:val="en-US" w:eastAsia="fr-FR"/>
        </w:rPr>
        <w:t>For GBON station (</w:t>
      </w:r>
      <w:r w:rsidRPr="00BC419F">
        <w:rPr>
          <w:rStyle w:val="Rfrencelgre"/>
          <w:rFonts w:eastAsiaTheme="minorHAnsi"/>
        </w:rPr>
        <w:t>WMO-No. 306, Volume I.2, GBON 1.2.1.3</w:t>
      </w:r>
      <w:r>
        <w:rPr>
          <w:lang w:val="en-US" w:eastAsia="fr-FR"/>
        </w:rPr>
        <w:t xml:space="preserve">), </w:t>
      </w:r>
      <w:r w:rsidR="005F3F34">
        <w:rPr>
          <w:lang w:val="en-US" w:eastAsia="fr-FR"/>
        </w:rPr>
        <w:t xml:space="preserve">the sequence </w:t>
      </w:r>
      <w:r w:rsidRPr="005C1D10">
        <w:rPr>
          <w:rFonts w:ascii="Verdana" w:hAnsi="Verdana" w:cs="Verdana"/>
          <w:kern w:val="0"/>
          <w:sz w:val="20"/>
          <w:szCs w:val="20"/>
          <w:lang w:val="en-US"/>
        </w:rPr>
        <w:t>&lt;</w:t>
      </w:r>
      <w:r w:rsidR="005F3F34">
        <w:rPr>
          <w:rFonts w:ascii="Verdana" w:hAnsi="Verdana" w:cs="Verdana"/>
          <w:kern w:val="0"/>
          <w:sz w:val="20"/>
          <w:szCs w:val="20"/>
          <w:lang w:val="en-US"/>
        </w:rPr>
        <w:t>3</w:t>
      </w:r>
      <w:r w:rsidRPr="005C1D10">
        <w:rPr>
          <w:rFonts w:ascii="Verdana" w:hAnsi="Verdana" w:cs="Verdana"/>
          <w:kern w:val="0"/>
          <w:sz w:val="20"/>
          <w:szCs w:val="20"/>
          <w:lang w:val="en-US"/>
        </w:rPr>
        <w:t xml:space="preserve"> 01 001&gt; shall report the</w:t>
      </w:r>
    </w:p>
    <w:p w14:paraId="1BD69676" w14:textId="77777777" w:rsidR="005C1D10" w:rsidRPr="005C1D10" w:rsidRDefault="005C1D10" w:rsidP="005C1D10">
      <w:pPr>
        <w:autoSpaceDE w:val="0"/>
        <w:autoSpaceDN w:val="0"/>
        <w:adjustRightInd w:val="0"/>
        <w:spacing w:after="0" w:line="240" w:lineRule="auto"/>
        <w:jc w:val="left"/>
        <w:rPr>
          <w:rFonts w:ascii="Verdana" w:hAnsi="Verdana" w:cs="Verdana"/>
          <w:kern w:val="0"/>
          <w:sz w:val="20"/>
          <w:szCs w:val="20"/>
          <w:lang w:val="en-US"/>
        </w:rPr>
      </w:pPr>
      <w:r w:rsidRPr="005C1D10">
        <w:rPr>
          <w:rFonts w:ascii="Verdana" w:hAnsi="Verdana" w:cs="Verdana"/>
          <w:kern w:val="0"/>
          <w:sz w:val="20"/>
          <w:szCs w:val="20"/>
          <w:lang w:val="en-US"/>
        </w:rPr>
        <w:t>traditional station identifiers (TSI) when available to ensure the continuity of data use,</w:t>
      </w:r>
    </w:p>
    <w:p w14:paraId="7FF28AF0" w14:textId="76582CCC" w:rsidR="005C1D10" w:rsidRPr="005C1D10" w:rsidRDefault="005C1D10" w:rsidP="005C1D10">
      <w:pPr>
        <w:jc w:val="left"/>
        <w:rPr>
          <w:lang w:val="en-US" w:eastAsia="fr-FR"/>
        </w:rPr>
      </w:pPr>
      <w:r w:rsidRPr="005C1D10">
        <w:rPr>
          <w:rFonts w:ascii="Verdana" w:hAnsi="Verdana" w:cs="Verdana"/>
          <w:kern w:val="0"/>
          <w:sz w:val="20"/>
          <w:szCs w:val="20"/>
          <w:lang w:val="en-US"/>
        </w:rPr>
        <w:t>otherwise set to missing value.</w:t>
      </w:r>
      <w:r w:rsidR="008D705D">
        <w:rPr>
          <w:rFonts w:ascii="Verdana" w:hAnsi="Verdana" w:cs="Verdana"/>
          <w:kern w:val="0"/>
          <w:sz w:val="20"/>
          <w:szCs w:val="20"/>
          <w:lang w:val="en-US"/>
        </w:rPr>
        <w:t xml:space="preserve"> </w:t>
      </w:r>
      <w:r w:rsidR="008D705D">
        <w:t>Table-3 provides an example of the WMO block and station number.</w:t>
      </w:r>
    </w:p>
    <w:tbl>
      <w:tblPr>
        <w:tblStyle w:val="Tramemoyenne2-Accent5"/>
        <w:tblW w:w="375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60" w:firstRow="1" w:lastRow="1" w:firstColumn="0" w:lastColumn="0" w:noHBand="1" w:noVBand="1"/>
      </w:tblPr>
      <w:tblGrid>
        <w:gridCol w:w="2614"/>
        <w:gridCol w:w="2613"/>
        <w:gridCol w:w="2615"/>
      </w:tblGrid>
      <w:tr w:rsidR="000B3795" w14:paraId="7E8135E2" w14:textId="77777777" w:rsidTr="00A91938">
        <w:trPr>
          <w:cnfStyle w:val="100000000000" w:firstRow="1" w:lastRow="0" w:firstColumn="0" w:lastColumn="0" w:oddVBand="0" w:evenVBand="0" w:oddHBand="0" w:evenHBand="0" w:firstRowFirstColumn="0" w:firstRowLastColumn="0" w:lastRowFirstColumn="0" w:lastRowLastColumn="0"/>
        </w:trPr>
        <w:tc>
          <w:tcPr>
            <w:tcW w:w="1667" w:type="pct"/>
            <w:tcBorders>
              <w:top w:val="none" w:sz="0" w:space="0" w:color="auto"/>
              <w:left w:val="none" w:sz="0" w:space="0" w:color="auto"/>
              <w:bottom w:val="none" w:sz="0" w:space="0" w:color="auto"/>
              <w:right w:val="none" w:sz="0" w:space="0" w:color="auto"/>
            </w:tcBorders>
            <w:noWrap/>
          </w:tcPr>
          <w:p w14:paraId="2FCD44CC" w14:textId="5AB5D723" w:rsidR="000B3795" w:rsidRDefault="007D1EE8" w:rsidP="00A91938">
            <w:pPr>
              <w:jc w:val="left"/>
            </w:pPr>
            <w:r>
              <w:t xml:space="preserve">BUFR </w:t>
            </w:r>
            <w:r w:rsidR="000B3795">
              <w:t>Table Reference</w:t>
            </w:r>
            <w:r w:rsidR="000B3795">
              <w:br/>
              <w:t>F X Y</w:t>
            </w:r>
          </w:p>
        </w:tc>
        <w:tc>
          <w:tcPr>
            <w:tcW w:w="1666" w:type="pct"/>
            <w:tcBorders>
              <w:top w:val="none" w:sz="0" w:space="0" w:color="auto"/>
              <w:left w:val="none" w:sz="0" w:space="0" w:color="auto"/>
              <w:bottom w:val="none" w:sz="0" w:space="0" w:color="auto"/>
              <w:right w:val="none" w:sz="0" w:space="0" w:color="auto"/>
            </w:tcBorders>
          </w:tcPr>
          <w:p w14:paraId="70D51FCC" w14:textId="77777777" w:rsidR="000B3795" w:rsidRDefault="000B3795" w:rsidP="00A91938">
            <w:pPr>
              <w:jc w:val="left"/>
            </w:pPr>
            <w:proofErr w:type="spellStart"/>
            <w:r>
              <w:t>Element</w:t>
            </w:r>
            <w:proofErr w:type="spellEnd"/>
            <w:r>
              <w:t xml:space="preserve"> Name</w:t>
            </w:r>
          </w:p>
        </w:tc>
        <w:tc>
          <w:tcPr>
            <w:tcW w:w="1667" w:type="pct"/>
            <w:tcBorders>
              <w:top w:val="none" w:sz="0" w:space="0" w:color="auto"/>
              <w:left w:val="none" w:sz="0" w:space="0" w:color="auto"/>
              <w:bottom w:val="none" w:sz="0" w:space="0" w:color="auto"/>
              <w:right w:val="none" w:sz="0" w:space="0" w:color="auto"/>
            </w:tcBorders>
          </w:tcPr>
          <w:p w14:paraId="3B31BF35" w14:textId="77777777" w:rsidR="000B3795" w:rsidRPr="008A7FD6" w:rsidRDefault="000B3795" w:rsidP="00A91938">
            <w:pPr>
              <w:jc w:val="left"/>
              <w:rPr>
                <w:lang w:val="en-US"/>
              </w:rPr>
            </w:pPr>
            <w:r w:rsidRPr="008A7FD6">
              <w:rPr>
                <w:lang w:val="en-US"/>
              </w:rPr>
              <w:t>Element Description or/and v</w:t>
            </w:r>
            <w:r>
              <w:rPr>
                <w:lang w:val="en-US"/>
              </w:rPr>
              <w:t>alue</w:t>
            </w:r>
          </w:p>
        </w:tc>
      </w:tr>
      <w:tr w:rsidR="000B3795" w14:paraId="7E3AEA72" w14:textId="77777777" w:rsidTr="00A91938">
        <w:trPr>
          <w:cnfStyle w:val="010000000000" w:firstRow="0" w:lastRow="1" w:firstColumn="0" w:lastColumn="0" w:oddVBand="0" w:evenVBand="0" w:oddHBand="0" w:evenHBand="0" w:firstRowFirstColumn="0" w:firstRowLastColumn="0" w:lastRowFirstColumn="0" w:lastRowLastColumn="0"/>
        </w:trPr>
        <w:tc>
          <w:tcPr>
            <w:tcW w:w="1667" w:type="pct"/>
            <w:noWrap/>
          </w:tcPr>
          <w:p w14:paraId="3DFD12F1" w14:textId="0235EEEB" w:rsidR="000B3795" w:rsidRDefault="000B3795" w:rsidP="00A91938">
            <w:pPr>
              <w:jc w:val="left"/>
            </w:pPr>
            <w:r>
              <w:lastRenderedPageBreak/>
              <w:t>3 01 001</w:t>
            </w:r>
          </w:p>
        </w:tc>
        <w:tc>
          <w:tcPr>
            <w:tcW w:w="1666" w:type="pct"/>
          </w:tcPr>
          <w:p w14:paraId="30CC7A7F" w14:textId="6275909E" w:rsidR="000B3795" w:rsidRPr="000B3795" w:rsidRDefault="000B3795" w:rsidP="00A91938">
            <w:pPr>
              <w:jc w:val="left"/>
              <w:rPr>
                <w:lang w:val="en-US"/>
              </w:rPr>
            </w:pPr>
            <w:r>
              <w:rPr>
                <w:lang w:val="en-US"/>
              </w:rPr>
              <w:t>WMO block and station number</w:t>
            </w:r>
          </w:p>
        </w:tc>
        <w:tc>
          <w:tcPr>
            <w:tcW w:w="1667" w:type="pct"/>
          </w:tcPr>
          <w:p w14:paraId="2F8436E6" w14:textId="6CE18FC1" w:rsidR="000B3795" w:rsidRPr="008A7FD6" w:rsidRDefault="000B3795" w:rsidP="00A91938">
            <w:pPr>
              <w:jc w:val="left"/>
              <w:rPr>
                <w:lang w:val="en-US"/>
              </w:rPr>
            </w:pPr>
            <w:r>
              <w:rPr>
                <w:lang w:val="en-US"/>
              </w:rPr>
              <w:t xml:space="preserve">e.g. </w:t>
            </w:r>
            <w:r w:rsidRPr="000B3795">
              <w:rPr>
                <w:rStyle w:val="CodeHTML"/>
                <w:rFonts w:eastAsiaTheme="majorEastAsia"/>
                <w:lang w:val="en-US"/>
              </w:rPr>
              <w:t>96745</w:t>
            </w:r>
            <w:r w:rsidRPr="00874789">
              <w:rPr>
                <w:lang w:val="en-US"/>
              </w:rPr>
              <w:t xml:space="preserve"> for </w:t>
            </w:r>
            <w:r>
              <w:rPr>
                <w:lang w:val="en-US"/>
              </w:rPr>
              <w:t>Jakarta Observatory (Indonesia)</w:t>
            </w:r>
          </w:p>
        </w:tc>
      </w:tr>
    </w:tbl>
    <w:p w14:paraId="2B56451F" w14:textId="40380AFF" w:rsidR="00C60A3A" w:rsidRDefault="00C60A3A" w:rsidP="00C60A3A">
      <w:pPr>
        <w:pStyle w:val="Lgende"/>
        <w:rPr>
          <w:lang w:eastAsia="fr-FR"/>
        </w:rPr>
      </w:pPr>
      <w:r>
        <w:rPr>
          <w:lang w:val="en-US" w:eastAsia="fr-FR"/>
        </w:rPr>
        <w:t>Table-</w:t>
      </w:r>
      <w:r w:rsidR="006B59AC">
        <w:rPr>
          <w:lang w:val="en-US" w:eastAsia="fr-FR"/>
        </w:rPr>
        <w:t>3</w:t>
      </w:r>
      <w:r>
        <w:rPr>
          <w:lang w:val="en-US" w:eastAsia="fr-FR"/>
        </w:rPr>
        <w:t>: W</w:t>
      </w:r>
      <w:r w:rsidR="007800E7">
        <w:rPr>
          <w:lang w:val="en-US" w:eastAsia="fr-FR"/>
        </w:rPr>
        <w:t>M</w:t>
      </w:r>
      <w:r>
        <w:rPr>
          <w:lang w:val="en-US" w:eastAsia="fr-FR"/>
        </w:rPr>
        <w:t>O block and station number for Jakarta Observatory</w:t>
      </w:r>
    </w:p>
    <w:p w14:paraId="784D5FC9" w14:textId="338FB66D" w:rsidR="006B2440" w:rsidRPr="006B2440" w:rsidRDefault="00ED4A78" w:rsidP="0061506E">
      <w:pPr>
        <w:pStyle w:val="Titre3"/>
        <w:rPr>
          <w:lang w:eastAsia="fr-FR"/>
        </w:rPr>
      </w:pPr>
      <w:bookmarkStart w:id="19" w:name="_Toc230335784"/>
      <w:r>
        <w:t>Latitude/longitude (high accuracy)</w:t>
      </w:r>
      <w:bookmarkEnd w:id="19"/>
    </w:p>
    <w:p w14:paraId="4B6096D5" w14:textId="5F1722A0" w:rsidR="006B2440" w:rsidRDefault="006B2440" w:rsidP="006B2440">
      <w:r>
        <w:rPr>
          <w:lang w:val="en-US"/>
        </w:rPr>
        <w:t xml:space="preserve">In the DAYCLI BUFR, latitude and longitude </w:t>
      </w:r>
      <w:r w:rsidR="009C510F">
        <w:rPr>
          <w:lang w:val="en-US"/>
        </w:rPr>
        <w:t>have</w:t>
      </w:r>
      <w:r>
        <w:t xml:space="preserve"> a standard precision of </w:t>
      </w:r>
      <w:r>
        <w:rPr>
          <w:rStyle w:val="lev"/>
        </w:rPr>
        <w:t>0.00001 degrees</w:t>
      </w:r>
      <w:r>
        <w:t xml:space="preserve"> (approximately 10 meters at the equator).</w:t>
      </w:r>
    </w:p>
    <w:p w14:paraId="53874A1C" w14:textId="126ECF47" w:rsidR="006B2440" w:rsidRDefault="006B2440" w:rsidP="006B2440">
      <w:r>
        <w:t xml:space="preserve">The value </w:t>
      </w:r>
      <w:r w:rsidR="007800E7">
        <w:t xml:space="preserve">in degree </w:t>
      </w:r>
      <w:r>
        <w:t xml:space="preserve">is </w:t>
      </w:r>
      <w:r>
        <w:rPr>
          <w:rStyle w:val="lev"/>
        </w:rPr>
        <w:t>multiplied by 100 000</w:t>
      </w:r>
      <w:r>
        <w:t xml:space="preserve"> before being encoded as a signed integer to maintain precision.</w:t>
      </w:r>
    </w:p>
    <w:p w14:paraId="0833011F" w14:textId="42658AF3" w:rsidR="006B2440" w:rsidRPr="001E0BA4" w:rsidRDefault="006B2440" w:rsidP="006B2440">
      <w:pPr>
        <w:rPr>
          <w:lang w:val="en-US"/>
        </w:rPr>
      </w:pPr>
      <w:r w:rsidRPr="001E0BA4">
        <w:rPr>
          <w:lang w:val="en-US"/>
        </w:rPr>
        <w:t xml:space="preserve">The latitudinal and longitudinal positions of a station referred to in the World Geodetic System 1984 (WGS-84) Earth Geodetic Model 1996 (EGM96) (see the </w:t>
      </w:r>
      <w:r w:rsidRPr="00BC419F">
        <w:rPr>
          <w:rStyle w:val="Rfrencelgre"/>
          <w:rFonts w:eastAsiaTheme="minorHAnsi"/>
        </w:rPr>
        <w:t>Guide to Instruments and Methods of Observation (WMO-No. 8, Volume I, Chapter 1, 1.3.3.2)</w:t>
      </w:r>
      <w:r w:rsidRPr="001E0BA4">
        <w:rPr>
          <w:lang w:val="en-US"/>
        </w:rPr>
        <w:t>.</w:t>
      </w:r>
    </w:p>
    <w:p w14:paraId="27BEB9C9" w14:textId="14FB8618" w:rsidR="006B2440" w:rsidRPr="00C57E4A" w:rsidRDefault="006B2440" w:rsidP="006B2440">
      <w:pPr>
        <w:rPr>
          <w:rFonts w:cstheme="minorHAnsi"/>
        </w:rPr>
      </w:pPr>
      <w:r w:rsidRPr="00C57E4A">
        <w:rPr>
          <w:rStyle w:val="lev"/>
          <w:rFonts w:cstheme="minorHAnsi"/>
          <w:bCs w:val="0"/>
        </w:rPr>
        <w:t>Example: Dakar Station</w:t>
      </w:r>
      <w:r w:rsidR="00785E01">
        <w:rPr>
          <w:rStyle w:val="lev"/>
          <w:rFonts w:cstheme="minorHAnsi"/>
          <w:bCs w:val="0"/>
        </w:rPr>
        <w:t xml:space="preserve"> </w:t>
      </w:r>
      <w:r w:rsidR="00B21EC6">
        <w:rPr>
          <w:rStyle w:val="lev"/>
          <w:rFonts w:cstheme="minorHAnsi"/>
          <w:bCs w:val="0"/>
        </w:rPr>
        <w:t>YOFF</w:t>
      </w:r>
      <w:r w:rsidRPr="00C57E4A">
        <w:rPr>
          <w:rStyle w:val="lev"/>
          <w:rFonts w:cstheme="minorHAnsi"/>
          <w:bCs w:val="0"/>
        </w:rPr>
        <w:t xml:space="preserve"> (Senegal)</w:t>
      </w:r>
      <w:r w:rsidR="00B21EC6">
        <w:rPr>
          <w:rStyle w:val="lev"/>
          <w:rFonts w:cstheme="minorHAnsi"/>
          <w:bCs w:val="0"/>
        </w:rPr>
        <w:t xml:space="preserve"> (WSI= </w:t>
      </w:r>
      <w:r w:rsidR="00B21EC6">
        <w:rPr>
          <w:rFonts w:ascii="Arial" w:hAnsi="Arial" w:cs="Arial"/>
          <w:color w:val="333333"/>
          <w:sz w:val="18"/>
          <w:szCs w:val="18"/>
          <w:shd w:val="clear" w:color="auto" w:fill="F9F9F9"/>
        </w:rPr>
        <w:t>0-20000-0-61641)</w:t>
      </w:r>
    </w:p>
    <w:p w14:paraId="5AEA1E59" w14:textId="77777777" w:rsidR="006B2440" w:rsidRPr="0021203C" w:rsidRDefault="006B2440" w:rsidP="005B44F5">
      <w:pPr>
        <w:numPr>
          <w:ilvl w:val="0"/>
          <w:numId w:val="3"/>
        </w:numPr>
        <w:spacing w:before="100" w:beforeAutospacing="1" w:after="100" w:afterAutospacing="1" w:line="240" w:lineRule="auto"/>
        <w:jc w:val="left"/>
        <w:rPr>
          <w:rFonts w:eastAsia="Times New Roman" w:cstheme="minorHAnsi"/>
          <w:kern w:val="0"/>
          <w:lang w:val="fr-FR" w:eastAsia="fr-FR"/>
          <w14:ligatures w14:val="none"/>
        </w:rPr>
      </w:pPr>
      <w:proofErr w:type="spellStart"/>
      <w:r w:rsidRPr="0021203C">
        <w:rPr>
          <w:rFonts w:eastAsia="Times New Roman" w:cstheme="minorHAnsi"/>
          <w:b/>
          <w:bCs/>
          <w:kern w:val="0"/>
          <w:lang w:val="fr-FR" w:eastAsia="fr-FR"/>
          <w14:ligatures w14:val="none"/>
        </w:rPr>
        <w:t>Actual</w:t>
      </w:r>
      <w:proofErr w:type="spellEnd"/>
      <w:r w:rsidRPr="0021203C">
        <w:rPr>
          <w:rFonts w:eastAsia="Times New Roman" w:cstheme="minorHAnsi"/>
          <w:b/>
          <w:bCs/>
          <w:kern w:val="0"/>
          <w:lang w:val="fr-FR" w:eastAsia="fr-FR"/>
          <w14:ligatures w14:val="none"/>
        </w:rPr>
        <w:t xml:space="preserve"> </w:t>
      </w:r>
      <w:proofErr w:type="spellStart"/>
      <w:proofErr w:type="gramStart"/>
      <w:r w:rsidRPr="0021203C">
        <w:rPr>
          <w:rFonts w:eastAsia="Times New Roman" w:cstheme="minorHAnsi"/>
          <w:b/>
          <w:bCs/>
          <w:kern w:val="0"/>
          <w:lang w:val="fr-FR" w:eastAsia="fr-FR"/>
          <w14:ligatures w14:val="none"/>
        </w:rPr>
        <w:t>Coordinates</w:t>
      </w:r>
      <w:proofErr w:type="spellEnd"/>
      <w:r w:rsidRPr="0021203C">
        <w:rPr>
          <w:rFonts w:eastAsia="Times New Roman" w:cstheme="minorHAnsi"/>
          <w:kern w:val="0"/>
          <w:lang w:val="fr-FR" w:eastAsia="fr-FR"/>
          <w14:ligatures w14:val="none"/>
        </w:rPr>
        <w:t>:</w:t>
      </w:r>
      <w:proofErr w:type="gramEnd"/>
      <w:r w:rsidRPr="0021203C">
        <w:rPr>
          <w:rFonts w:eastAsia="Times New Roman" w:cstheme="minorHAnsi"/>
          <w:kern w:val="0"/>
          <w:lang w:val="fr-FR" w:eastAsia="fr-FR"/>
          <w14:ligatures w14:val="none"/>
        </w:rPr>
        <w:t xml:space="preserve"> </w:t>
      </w:r>
    </w:p>
    <w:p w14:paraId="629B1D5D" w14:textId="1B5DEDB3" w:rsidR="006B2440" w:rsidRPr="0021203C" w:rsidRDefault="006B2440" w:rsidP="005B44F5">
      <w:pPr>
        <w:numPr>
          <w:ilvl w:val="1"/>
          <w:numId w:val="3"/>
        </w:numPr>
        <w:spacing w:before="100" w:beforeAutospacing="1" w:after="100" w:afterAutospacing="1" w:line="240" w:lineRule="auto"/>
        <w:jc w:val="left"/>
        <w:rPr>
          <w:rFonts w:eastAsia="Times New Roman" w:cstheme="minorHAnsi"/>
          <w:kern w:val="0"/>
          <w:lang w:val="fr-FR" w:eastAsia="fr-FR"/>
          <w14:ligatures w14:val="none"/>
        </w:rPr>
      </w:pPr>
      <w:proofErr w:type="gramStart"/>
      <w:r w:rsidRPr="0021203C">
        <w:rPr>
          <w:rFonts w:eastAsia="Times New Roman" w:cstheme="minorHAnsi"/>
          <w:kern w:val="0"/>
          <w:lang w:val="fr-FR" w:eastAsia="fr-FR"/>
          <w14:ligatures w14:val="none"/>
        </w:rPr>
        <w:t>Latitude:</w:t>
      </w:r>
      <w:proofErr w:type="gramEnd"/>
      <w:r w:rsidRPr="0021203C">
        <w:rPr>
          <w:rFonts w:eastAsia="Times New Roman" w:cstheme="minorHAnsi"/>
          <w:kern w:val="0"/>
          <w:lang w:val="fr-FR" w:eastAsia="fr-FR"/>
          <w14:ligatures w14:val="none"/>
        </w:rPr>
        <w:t xml:space="preserve"> 14.73</w:t>
      </w:r>
      <w:r>
        <w:rPr>
          <w:rFonts w:eastAsia="Times New Roman" w:cstheme="minorHAnsi"/>
          <w:kern w:val="0"/>
          <w:lang w:val="fr-FR" w:eastAsia="fr-FR"/>
          <w14:ligatures w14:val="none"/>
        </w:rPr>
        <w:t>000</w:t>
      </w:r>
      <w:r w:rsidRPr="0021203C">
        <w:rPr>
          <w:rFonts w:eastAsia="Times New Roman" w:cstheme="minorHAnsi"/>
          <w:kern w:val="0"/>
          <w:lang w:val="fr-FR" w:eastAsia="fr-FR"/>
          <w14:ligatures w14:val="none"/>
        </w:rPr>
        <w:t>°N</w:t>
      </w:r>
    </w:p>
    <w:p w14:paraId="73C25B3D" w14:textId="3F14B593" w:rsidR="006B2440" w:rsidRPr="0021203C" w:rsidRDefault="006B2440" w:rsidP="005B44F5">
      <w:pPr>
        <w:numPr>
          <w:ilvl w:val="1"/>
          <w:numId w:val="3"/>
        </w:numPr>
        <w:spacing w:before="100" w:beforeAutospacing="1" w:after="100" w:afterAutospacing="1" w:line="240" w:lineRule="auto"/>
        <w:jc w:val="left"/>
        <w:rPr>
          <w:rFonts w:eastAsia="Times New Roman" w:cstheme="minorHAnsi"/>
          <w:kern w:val="0"/>
          <w:lang w:val="fr-FR" w:eastAsia="fr-FR"/>
          <w14:ligatures w14:val="none"/>
        </w:rPr>
      </w:pPr>
      <w:proofErr w:type="gramStart"/>
      <w:r w:rsidRPr="0021203C">
        <w:rPr>
          <w:rFonts w:eastAsia="Times New Roman" w:cstheme="minorHAnsi"/>
          <w:kern w:val="0"/>
          <w:lang w:val="fr-FR" w:eastAsia="fr-FR"/>
          <w14:ligatures w14:val="none"/>
        </w:rPr>
        <w:t>Longitude:</w:t>
      </w:r>
      <w:proofErr w:type="gramEnd"/>
      <w:r w:rsidRPr="0021203C">
        <w:rPr>
          <w:rFonts w:eastAsia="Times New Roman" w:cstheme="minorHAnsi"/>
          <w:kern w:val="0"/>
          <w:lang w:val="fr-FR" w:eastAsia="fr-FR"/>
          <w14:ligatures w14:val="none"/>
        </w:rPr>
        <w:t xml:space="preserve"> -17.</w:t>
      </w:r>
      <w:r>
        <w:rPr>
          <w:rFonts w:eastAsia="Times New Roman" w:cstheme="minorHAnsi"/>
          <w:kern w:val="0"/>
          <w:lang w:val="fr-FR" w:eastAsia="fr-FR"/>
          <w14:ligatures w14:val="none"/>
        </w:rPr>
        <w:t>50000</w:t>
      </w:r>
      <w:r w:rsidRPr="0021203C">
        <w:rPr>
          <w:rFonts w:eastAsia="Times New Roman" w:cstheme="minorHAnsi"/>
          <w:kern w:val="0"/>
          <w:lang w:val="fr-FR" w:eastAsia="fr-FR"/>
          <w14:ligatures w14:val="none"/>
        </w:rPr>
        <w:t>°E</w:t>
      </w:r>
    </w:p>
    <w:p w14:paraId="023326EE" w14:textId="77777777" w:rsidR="006B2440" w:rsidRPr="0021203C" w:rsidRDefault="006B2440" w:rsidP="005B44F5">
      <w:pPr>
        <w:numPr>
          <w:ilvl w:val="0"/>
          <w:numId w:val="3"/>
        </w:numPr>
        <w:spacing w:before="100" w:beforeAutospacing="1" w:after="100" w:afterAutospacing="1" w:line="240" w:lineRule="auto"/>
        <w:jc w:val="left"/>
        <w:rPr>
          <w:rFonts w:eastAsia="Times New Roman" w:cstheme="minorHAnsi"/>
          <w:kern w:val="0"/>
          <w:lang w:val="fr-FR" w:eastAsia="fr-FR"/>
          <w14:ligatures w14:val="none"/>
        </w:rPr>
      </w:pPr>
      <w:r w:rsidRPr="0021203C">
        <w:rPr>
          <w:rFonts w:eastAsia="Times New Roman" w:cstheme="minorHAnsi"/>
          <w:b/>
          <w:bCs/>
          <w:kern w:val="0"/>
          <w:lang w:val="fr-FR" w:eastAsia="fr-FR"/>
          <w14:ligatures w14:val="none"/>
        </w:rPr>
        <w:t xml:space="preserve">BUFR </w:t>
      </w:r>
      <w:proofErr w:type="spellStart"/>
      <w:proofErr w:type="gramStart"/>
      <w:r w:rsidRPr="0021203C">
        <w:rPr>
          <w:rFonts w:eastAsia="Times New Roman" w:cstheme="minorHAnsi"/>
          <w:b/>
          <w:bCs/>
          <w:kern w:val="0"/>
          <w:lang w:val="fr-FR" w:eastAsia="fr-FR"/>
          <w14:ligatures w14:val="none"/>
        </w:rPr>
        <w:t>Encoding</w:t>
      </w:r>
      <w:proofErr w:type="spellEnd"/>
      <w:r w:rsidRPr="0021203C">
        <w:rPr>
          <w:rFonts w:eastAsia="Times New Roman" w:cstheme="minorHAnsi"/>
          <w:kern w:val="0"/>
          <w:lang w:val="fr-FR" w:eastAsia="fr-FR"/>
          <w14:ligatures w14:val="none"/>
        </w:rPr>
        <w:t>:</w:t>
      </w:r>
      <w:proofErr w:type="gramEnd"/>
      <w:r w:rsidRPr="0021203C">
        <w:rPr>
          <w:rFonts w:eastAsia="Times New Roman" w:cstheme="minorHAnsi"/>
          <w:kern w:val="0"/>
          <w:lang w:val="fr-FR" w:eastAsia="fr-FR"/>
          <w14:ligatures w14:val="none"/>
        </w:rPr>
        <w:t xml:space="preserve"> </w:t>
      </w:r>
    </w:p>
    <w:p w14:paraId="7F691DFF" w14:textId="0BB9B25D" w:rsidR="006B2440" w:rsidRPr="0021203C" w:rsidRDefault="006B2440" w:rsidP="005B44F5">
      <w:pPr>
        <w:numPr>
          <w:ilvl w:val="1"/>
          <w:numId w:val="3"/>
        </w:numPr>
        <w:spacing w:before="100" w:beforeAutospacing="1" w:after="100" w:afterAutospacing="1" w:line="240" w:lineRule="auto"/>
        <w:jc w:val="left"/>
        <w:rPr>
          <w:rFonts w:eastAsia="Times New Roman" w:cstheme="minorHAnsi"/>
          <w:kern w:val="0"/>
          <w:lang w:val="fr-FR" w:eastAsia="fr-FR"/>
          <w14:ligatures w14:val="none"/>
        </w:rPr>
      </w:pPr>
      <w:r w:rsidRPr="0021203C">
        <w:rPr>
          <w:rFonts w:eastAsia="Times New Roman" w:cstheme="minorHAnsi"/>
          <w:kern w:val="0"/>
          <w:lang w:val="fr-FR" w:eastAsia="fr-FR"/>
          <w14:ligatures w14:val="none"/>
        </w:rPr>
        <w:t>Latitude (</w:t>
      </w:r>
      <w:r>
        <w:rPr>
          <w:rFonts w:eastAsia="Times New Roman" w:cstheme="minorHAnsi"/>
          <w:kern w:val="0"/>
          <w:lang w:val="fr-FR" w:eastAsia="fr-FR"/>
          <w14:ligatures w14:val="none"/>
        </w:rPr>
        <w:t xml:space="preserve">code </w:t>
      </w:r>
      <w:r w:rsidRPr="0021203C">
        <w:rPr>
          <w:rFonts w:eastAsia="Times New Roman" w:cstheme="minorHAnsi"/>
          <w:kern w:val="0"/>
          <w:lang w:val="fr-FR" w:eastAsia="fr-FR"/>
          <w14:ligatures w14:val="none"/>
        </w:rPr>
        <w:t>0 05 001</w:t>
      </w:r>
      <w:proofErr w:type="gramStart"/>
      <w:r w:rsidRPr="0021203C">
        <w:rPr>
          <w:rFonts w:eastAsia="Times New Roman" w:cstheme="minorHAnsi"/>
          <w:kern w:val="0"/>
          <w:lang w:val="fr-FR" w:eastAsia="fr-FR"/>
          <w14:ligatures w14:val="none"/>
        </w:rPr>
        <w:t>):</w:t>
      </w:r>
      <w:proofErr w:type="gramEnd"/>
      <w:r w:rsidRPr="0021203C">
        <w:rPr>
          <w:rFonts w:eastAsia="Times New Roman" w:cstheme="minorHAnsi"/>
          <w:kern w:val="0"/>
          <w:lang w:val="fr-FR" w:eastAsia="fr-FR"/>
          <w14:ligatures w14:val="none"/>
        </w:rPr>
        <w:t xml:space="preserve"> 14.73330 × 100</w:t>
      </w:r>
      <w:r>
        <w:rPr>
          <w:rFonts w:eastAsia="Times New Roman" w:cstheme="minorHAnsi"/>
          <w:kern w:val="0"/>
          <w:lang w:val="fr-FR" w:eastAsia="fr-FR"/>
          <w14:ligatures w14:val="none"/>
        </w:rPr>
        <w:t xml:space="preserve"> </w:t>
      </w:r>
      <w:r w:rsidRPr="0021203C">
        <w:rPr>
          <w:rFonts w:eastAsia="Times New Roman" w:cstheme="minorHAnsi"/>
          <w:kern w:val="0"/>
          <w:lang w:val="fr-FR" w:eastAsia="fr-FR"/>
          <w14:ligatures w14:val="none"/>
        </w:rPr>
        <w:t xml:space="preserve">000 = </w:t>
      </w:r>
      <w:r w:rsidRPr="0021203C">
        <w:rPr>
          <w:rFonts w:eastAsia="Times New Roman" w:cstheme="minorHAnsi"/>
          <w:b/>
          <w:bCs/>
          <w:kern w:val="0"/>
          <w:lang w:val="fr-FR" w:eastAsia="fr-FR"/>
          <w14:ligatures w14:val="none"/>
        </w:rPr>
        <w:t>1</w:t>
      </w:r>
      <w:r>
        <w:rPr>
          <w:rFonts w:eastAsia="Times New Roman" w:cstheme="minorHAnsi"/>
          <w:b/>
          <w:bCs/>
          <w:kern w:val="0"/>
          <w:lang w:val="fr-FR" w:eastAsia="fr-FR"/>
          <w14:ligatures w14:val="none"/>
        </w:rPr>
        <w:t xml:space="preserve"> </w:t>
      </w:r>
      <w:r w:rsidRPr="0021203C">
        <w:rPr>
          <w:rFonts w:eastAsia="Times New Roman" w:cstheme="minorHAnsi"/>
          <w:b/>
          <w:bCs/>
          <w:kern w:val="0"/>
          <w:lang w:val="fr-FR" w:eastAsia="fr-FR"/>
          <w14:ligatures w14:val="none"/>
        </w:rPr>
        <w:t>473</w:t>
      </w:r>
      <w:r>
        <w:rPr>
          <w:rFonts w:eastAsia="Times New Roman" w:cstheme="minorHAnsi"/>
          <w:b/>
          <w:bCs/>
          <w:kern w:val="0"/>
          <w:lang w:val="fr-FR" w:eastAsia="fr-FR"/>
          <w14:ligatures w14:val="none"/>
        </w:rPr>
        <w:t xml:space="preserve"> 000</w:t>
      </w:r>
    </w:p>
    <w:p w14:paraId="7EB0BFEA" w14:textId="33708A34" w:rsidR="006B2440" w:rsidRPr="00C57E4A" w:rsidRDefault="006B2440" w:rsidP="005B44F5">
      <w:pPr>
        <w:numPr>
          <w:ilvl w:val="1"/>
          <w:numId w:val="3"/>
        </w:numPr>
        <w:spacing w:before="100" w:beforeAutospacing="1" w:after="100" w:afterAutospacing="1" w:line="240" w:lineRule="auto"/>
        <w:jc w:val="left"/>
        <w:rPr>
          <w:rFonts w:eastAsia="Times New Roman" w:cstheme="minorHAnsi"/>
          <w:kern w:val="0"/>
          <w:lang w:val="fr-FR" w:eastAsia="fr-FR"/>
          <w14:ligatures w14:val="none"/>
        </w:rPr>
      </w:pPr>
      <w:r w:rsidRPr="0021203C">
        <w:rPr>
          <w:rFonts w:eastAsia="Times New Roman" w:cstheme="minorHAnsi"/>
          <w:kern w:val="0"/>
          <w:lang w:val="fr-FR" w:eastAsia="fr-FR"/>
          <w14:ligatures w14:val="none"/>
        </w:rPr>
        <w:t>Longitude (</w:t>
      </w:r>
      <w:r>
        <w:rPr>
          <w:rFonts w:eastAsia="Times New Roman" w:cstheme="minorHAnsi"/>
          <w:kern w:val="0"/>
          <w:lang w:val="fr-FR" w:eastAsia="fr-FR"/>
          <w14:ligatures w14:val="none"/>
        </w:rPr>
        <w:t xml:space="preserve">code </w:t>
      </w:r>
      <w:r w:rsidRPr="0021203C">
        <w:rPr>
          <w:rFonts w:eastAsia="Times New Roman" w:cstheme="minorHAnsi"/>
          <w:kern w:val="0"/>
          <w:lang w:val="fr-FR" w:eastAsia="fr-FR"/>
          <w14:ligatures w14:val="none"/>
        </w:rPr>
        <w:t>0 06 001</w:t>
      </w:r>
      <w:proofErr w:type="gramStart"/>
      <w:r w:rsidRPr="0021203C">
        <w:rPr>
          <w:rFonts w:eastAsia="Times New Roman" w:cstheme="minorHAnsi"/>
          <w:kern w:val="0"/>
          <w:lang w:val="fr-FR" w:eastAsia="fr-FR"/>
          <w14:ligatures w14:val="none"/>
        </w:rPr>
        <w:t>):</w:t>
      </w:r>
      <w:proofErr w:type="gramEnd"/>
      <w:r w:rsidRPr="0021203C">
        <w:rPr>
          <w:rFonts w:eastAsia="Times New Roman" w:cstheme="minorHAnsi"/>
          <w:kern w:val="0"/>
          <w:lang w:val="fr-FR" w:eastAsia="fr-FR"/>
          <w14:ligatures w14:val="none"/>
        </w:rPr>
        <w:t xml:space="preserve"> -17.48330 × 100</w:t>
      </w:r>
      <w:r>
        <w:rPr>
          <w:rFonts w:eastAsia="Times New Roman" w:cstheme="minorHAnsi"/>
          <w:kern w:val="0"/>
          <w:lang w:val="fr-FR" w:eastAsia="fr-FR"/>
          <w14:ligatures w14:val="none"/>
        </w:rPr>
        <w:t xml:space="preserve"> </w:t>
      </w:r>
      <w:r w:rsidRPr="0021203C">
        <w:rPr>
          <w:rFonts w:eastAsia="Times New Roman" w:cstheme="minorHAnsi"/>
          <w:kern w:val="0"/>
          <w:lang w:val="fr-FR" w:eastAsia="fr-FR"/>
          <w14:ligatures w14:val="none"/>
        </w:rPr>
        <w:t xml:space="preserve">000 = </w:t>
      </w:r>
      <w:r>
        <w:rPr>
          <w:rFonts w:eastAsia="Times New Roman" w:cstheme="minorHAnsi"/>
          <w:b/>
          <w:bCs/>
          <w:kern w:val="0"/>
          <w:lang w:val="fr-FR" w:eastAsia="fr-FR"/>
          <w14:ligatures w14:val="none"/>
        </w:rPr>
        <w:t>-</w:t>
      </w:r>
      <w:r w:rsidRPr="0021203C">
        <w:rPr>
          <w:rFonts w:eastAsia="Times New Roman" w:cstheme="minorHAnsi"/>
          <w:b/>
          <w:bCs/>
          <w:kern w:val="0"/>
          <w:lang w:val="fr-FR" w:eastAsia="fr-FR"/>
          <w14:ligatures w14:val="none"/>
        </w:rPr>
        <w:t>1</w:t>
      </w:r>
      <w:r>
        <w:rPr>
          <w:rFonts w:eastAsia="Times New Roman" w:cstheme="minorHAnsi"/>
          <w:b/>
          <w:bCs/>
          <w:kern w:val="0"/>
          <w:lang w:val="fr-FR" w:eastAsia="fr-FR"/>
          <w14:ligatures w14:val="none"/>
        </w:rPr>
        <w:t xml:space="preserve"> </w:t>
      </w:r>
      <w:r w:rsidRPr="0021203C">
        <w:rPr>
          <w:rFonts w:eastAsia="Times New Roman" w:cstheme="minorHAnsi"/>
          <w:b/>
          <w:bCs/>
          <w:kern w:val="0"/>
          <w:lang w:val="fr-FR" w:eastAsia="fr-FR"/>
          <w14:ligatures w14:val="none"/>
        </w:rPr>
        <w:t>7</w:t>
      </w:r>
      <w:r>
        <w:rPr>
          <w:rFonts w:eastAsia="Times New Roman" w:cstheme="minorHAnsi"/>
          <w:b/>
          <w:bCs/>
          <w:kern w:val="0"/>
          <w:lang w:val="fr-FR" w:eastAsia="fr-FR"/>
          <w14:ligatures w14:val="none"/>
        </w:rPr>
        <w:t>50 000</w:t>
      </w:r>
    </w:p>
    <w:p w14:paraId="343723CF" w14:textId="352B4621" w:rsidR="006B2440" w:rsidRDefault="006B2440" w:rsidP="006B2440">
      <w:pPr>
        <w:rPr>
          <w:rFonts w:cstheme="minorHAnsi"/>
          <w:lang w:val="en-US"/>
        </w:rPr>
      </w:pPr>
      <w:r w:rsidRPr="00C57E4A">
        <w:rPr>
          <w:rFonts w:cstheme="minorHAnsi"/>
          <w:lang w:val="en-US"/>
        </w:rPr>
        <w:t xml:space="preserve">BUFR code 3 01 021 </w:t>
      </w:r>
      <w:r>
        <w:rPr>
          <w:rFonts w:cstheme="minorHAnsi"/>
          <w:lang w:val="en-US"/>
        </w:rPr>
        <w:t>i</w:t>
      </w:r>
      <w:r w:rsidRPr="00C57E4A">
        <w:rPr>
          <w:rFonts w:cstheme="minorHAnsi"/>
          <w:lang w:val="en-US"/>
        </w:rPr>
        <w:t>s in</w:t>
      </w:r>
      <w:r>
        <w:rPr>
          <w:rFonts w:cstheme="minorHAnsi"/>
          <w:lang w:val="en-US"/>
        </w:rPr>
        <w:t xml:space="preserve"> </w:t>
      </w:r>
      <w:r w:rsidRPr="00C57E4A">
        <w:rPr>
          <w:rFonts w:cstheme="minorHAnsi"/>
          <w:lang w:val="en-US"/>
        </w:rPr>
        <w:t>fact th</w:t>
      </w:r>
      <w:r>
        <w:rPr>
          <w:rFonts w:cstheme="minorHAnsi"/>
          <w:lang w:val="en-US"/>
        </w:rPr>
        <w:t>e combination of the BUFR code 0 05 001 for the latitude and the BUFR code 0 06 001 for the longitude.</w:t>
      </w:r>
      <w:r w:rsidR="008D705D">
        <w:rPr>
          <w:rFonts w:cstheme="minorHAnsi"/>
          <w:lang w:val="en-US"/>
        </w:rPr>
        <w:t xml:space="preserve"> Table</w:t>
      </w:r>
      <w:r w:rsidR="00B9385E">
        <w:rPr>
          <w:rFonts w:cstheme="minorHAnsi"/>
          <w:lang w:val="en-US"/>
        </w:rPr>
        <w:t>-4 provides an example of latitude and longitude.</w:t>
      </w:r>
    </w:p>
    <w:tbl>
      <w:tblPr>
        <w:tblStyle w:val="Tramemoyenne2-Accent5"/>
        <w:tblW w:w="375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60" w:firstRow="1" w:lastRow="1" w:firstColumn="0" w:lastColumn="0" w:noHBand="1" w:noVBand="1"/>
      </w:tblPr>
      <w:tblGrid>
        <w:gridCol w:w="2614"/>
        <w:gridCol w:w="2613"/>
        <w:gridCol w:w="2615"/>
      </w:tblGrid>
      <w:tr w:rsidR="006B2440" w14:paraId="7A686AC3" w14:textId="77777777" w:rsidTr="00A91938">
        <w:trPr>
          <w:cnfStyle w:val="100000000000" w:firstRow="1" w:lastRow="0" w:firstColumn="0" w:lastColumn="0" w:oddVBand="0" w:evenVBand="0" w:oddHBand="0" w:evenHBand="0" w:firstRowFirstColumn="0" w:firstRowLastColumn="0" w:lastRowFirstColumn="0" w:lastRowLastColumn="0"/>
        </w:trPr>
        <w:tc>
          <w:tcPr>
            <w:tcW w:w="1667" w:type="pct"/>
            <w:tcBorders>
              <w:top w:val="none" w:sz="0" w:space="0" w:color="auto"/>
              <w:left w:val="none" w:sz="0" w:space="0" w:color="auto"/>
              <w:bottom w:val="none" w:sz="0" w:space="0" w:color="auto"/>
              <w:right w:val="none" w:sz="0" w:space="0" w:color="auto"/>
            </w:tcBorders>
            <w:noWrap/>
          </w:tcPr>
          <w:p w14:paraId="0A6C9CB8" w14:textId="0D0B30A3" w:rsidR="006B2440" w:rsidRDefault="007D1EE8" w:rsidP="00A91938">
            <w:pPr>
              <w:jc w:val="left"/>
            </w:pPr>
            <w:r>
              <w:t xml:space="preserve">BUFR </w:t>
            </w:r>
            <w:r w:rsidR="006B2440">
              <w:t>Table Reference</w:t>
            </w:r>
            <w:r w:rsidR="006B2440">
              <w:br/>
              <w:t>F X Y</w:t>
            </w:r>
          </w:p>
        </w:tc>
        <w:tc>
          <w:tcPr>
            <w:tcW w:w="1666" w:type="pct"/>
            <w:tcBorders>
              <w:top w:val="none" w:sz="0" w:space="0" w:color="auto"/>
              <w:left w:val="none" w:sz="0" w:space="0" w:color="auto"/>
              <w:bottom w:val="none" w:sz="0" w:space="0" w:color="auto"/>
              <w:right w:val="none" w:sz="0" w:space="0" w:color="auto"/>
            </w:tcBorders>
          </w:tcPr>
          <w:p w14:paraId="03C4E237" w14:textId="77777777" w:rsidR="006B2440" w:rsidRDefault="006B2440" w:rsidP="00A91938">
            <w:pPr>
              <w:jc w:val="left"/>
            </w:pPr>
            <w:proofErr w:type="spellStart"/>
            <w:r>
              <w:t>Element</w:t>
            </w:r>
            <w:proofErr w:type="spellEnd"/>
            <w:r>
              <w:t xml:space="preserve"> Name</w:t>
            </w:r>
          </w:p>
        </w:tc>
        <w:tc>
          <w:tcPr>
            <w:tcW w:w="1667" w:type="pct"/>
            <w:tcBorders>
              <w:top w:val="none" w:sz="0" w:space="0" w:color="auto"/>
              <w:left w:val="none" w:sz="0" w:space="0" w:color="auto"/>
              <w:bottom w:val="none" w:sz="0" w:space="0" w:color="auto"/>
              <w:right w:val="none" w:sz="0" w:space="0" w:color="auto"/>
            </w:tcBorders>
          </w:tcPr>
          <w:p w14:paraId="33270144" w14:textId="77777777" w:rsidR="006B2440" w:rsidRPr="008A7FD6" w:rsidRDefault="006B2440" w:rsidP="00A91938">
            <w:pPr>
              <w:jc w:val="left"/>
              <w:rPr>
                <w:lang w:val="en-US"/>
              </w:rPr>
            </w:pPr>
            <w:r w:rsidRPr="008A7FD6">
              <w:rPr>
                <w:lang w:val="en-US"/>
              </w:rPr>
              <w:t>Element Description or/and v</w:t>
            </w:r>
            <w:r>
              <w:rPr>
                <w:lang w:val="en-US"/>
              </w:rPr>
              <w:t>alue</w:t>
            </w:r>
          </w:p>
        </w:tc>
      </w:tr>
      <w:tr w:rsidR="006B2440" w14:paraId="5B645AEF" w14:textId="77777777" w:rsidTr="00A91938">
        <w:tc>
          <w:tcPr>
            <w:tcW w:w="1667" w:type="pct"/>
            <w:noWrap/>
          </w:tcPr>
          <w:p w14:paraId="12D4AB9C" w14:textId="08FCDF69" w:rsidR="006B2440" w:rsidRDefault="006B2440" w:rsidP="00A91938">
            <w:pPr>
              <w:jc w:val="left"/>
            </w:pPr>
            <w:r>
              <w:t>3 01 021</w:t>
            </w:r>
          </w:p>
        </w:tc>
        <w:tc>
          <w:tcPr>
            <w:tcW w:w="1666" w:type="pct"/>
          </w:tcPr>
          <w:p w14:paraId="03C84163" w14:textId="622CAA83" w:rsidR="006B2440" w:rsidRPr="000B3795" w:rsidRDefault="006B2440" w:rsidP="00A91938">
            <w:pPr>
              <w:jc w:val="left"/>
              <w:rPr>
                <w:lang w:val="en-US"/>
              </w:rPr>
            </w:pPr>
            <w:r>
              <w:rPr>
                <w:lang w:val="en-US"/>
              </w:rPr>
              <w:t xml:space="preserve">Latitude /longitude (high </w:t>
            </w:r>
            <w:r w:rsidR="00741874">
              <w:rPr>
                <w:lang w:val="en-US"/>
              </w:rPr>
              <w:t>a</w:t>
            </w:r>
            <w:r>
              <w:rPr>
                <w:lang w:val="en-US"/>
              </w:rPr>
              <w:t>ccuracy)</w:t>
            </w:r>
          </w:p>
        </w:tc>
        <w:tc>
          <w:tcPr>
            <w:tcW w:w="1667" w:type="pct"/>
          </w:tcPr>
          <w:p w14:paraId="348131E8" w14:textId="1DF9445A" w:rsidR="006B2440" w:rsidRPr="008A7FD6" w:rsidRDefault="006B2440" w:rsidP="00A91938">
            <w:pPr>
              <w:jc w:val="left"/>
              <w:rPr>
                <w:lang w:val="en-US"/>
              </w:rPr>
            </w:pPr>
          </w:p>
        </w:tc>
      </w:tr>
      <w:tr w:rsidR="003172CD" w:rsidRPr="003172CD" w14:paraId="5747A1E3" w14:textId="77777777" w:rsidTr="00A91938">
        <w:tc>
          <w:tcPr>
            <w:tcW w:w="1667" w:type="pct"/>
            <w:noWrap/>
          </w:tcPr>
          <w:p w14:paraId="59D5B86C" w14:textId="2F3A9406" w:rsidR="006B2440" w:rsidRDefault="006B2440" w:rsidP="00A91938">
            <w:pPr>
              <w:jc w:val="left"/>
            </w:pPr>
            <w:r>
              <w:t>0 05 001</w:t>
            </w:r>
          </w:p>
        </w:tc>
        <w:tc>
          <w:tcPr>
            <w:tcW w:w="1666" w:type="pct"/>
          </w:tcPr>
          <w:p w14:paraId="7710E51E" w14:textId="55A7557D" w:rsidR="006B2440" w:rsidRDefault="006B2440" w:rsidP="00A91938">
            <w:pPr>
              <w:jc w:val="left"/>
              <w:rPr>
                <w:lang w:val="en-US"/>
              </w:rPr>
            </w:pPr>
            <w:r>
              <w:rPr>
                <w:rFonts w:ascii="Verdana" w:hAnsi="Verdana" w:cs="Verdana"/>
                <w:sz w:val="18"/>
                <w:szCs w:val="18"/>
              </w:rPr>
              <w:t xml:space="preserve">Latitude (high </w:t>
            </w:r>
            <w:proofErr w:type="spellStart"/>
            <w:r>
              <w:rPr>
                <w:rFonts w:ascii="Verdana" w:hAnsi="Verdana" w:cs="Verdana"/>
                <w:sz w:val="18"/>
                <w:szCs w:val="18"/>
              </w:rPr>
              <w:t>accuracy</w:t>
            </w:r>
            <w:proofErr w:type="spellEnd"/>
            <w:r>
              <w:rPr>
                <w:rFonts w:ascii="Verdana" w:hAnsi="Verdana" w:cs="Verdana"/>
                <w:sz w:val="18"/>
                <w:szCs w:val="18"/>
              </w:rPr>
              <w:t>)</w:t>
            </w:r>
          </w:p>
        </w:tc>
        <w:tc>
          <w:tcPr>
            <w:tcW w:w="1667" w:type="pct"/>
          </w:tcPr>
          <w:p w14:paraId="25408F84" w14:textId="5A2ECFF7" w:rsidR="006B2440" w:rsidRPr="003172CD" w:rsidRDefault="006B2440" w:rsidP="003172CD">
            <w:pPr>
              <w:jc w:val="left"/>
              <w:rPr>
                <w:rFonts w:eastAsia="Times New Roman" w:cstheme="minorHAnsi"/>
                <w:lang w:val="en-US"/>
              </w:rPr>
            </w:pPr>
            <w:r w:rsidRPr="003172CD">
              <w:rPr>
                <w:rStyle w:val="CodeHTML"/>
                <w:rFonts w:eastAsiaTheme="majorEastAsia"/>
                <w:lang w:val="en-US"/>
              </w:rPr>
              <w:t xml:space="preserve">1473330 </w:t>
            </w:r>
            <w:r w:rsidRPr="003172CD">
              <w:rPr>
                <w:rFonts w:eastAsia="Times New Roman" w:cstheme="minorHAnsi"/>
                <w:lang w:val="en-US"/>
              </w:rPr>
              <w:t xml:space="preserve">  # Latitude of Dakar (14.73</w:t>
            </w:r>
            <w:r w:rsidR="003172CD">
              <w:rPr>
                <w:rFonts w:eastAsia="Times New Roman" w:cstheme="minorHAnsi"/>
                <w:lang w:val="en-US"/>
              </w:rPr>
              <w:t>000</w:t>
            </w:r>
            <w:r w:rsidRPr="003172CD">
              <w:rPr>
                <w:rFonts w:eastAsia="Times New Roman" w:cstheme="minorHAnsi"/>
                <w:lang w:val="en-US"/>
              </w:rPr>
              <w:t>°N)</w:t>
            </w:r>
          </w:p>
          <w:p w14:paraId="5E32A097" w14:textId="77777777" w:rsidR="006B2440" w:rsidRPr="003172CD" w:rsidRDefault="006B2440" w:rsidP="00A91938">
            <w:pPr>
              <w:jc w:val="left"/>
              <w:rPr>
                <w:lang w:val="en-US"/>
              </w:rPr>
            </w:pPr>
          </w:p>
        </w:tc>
      </w:tr>
      <w:tr w:rsidR="006B2440" w14:paraId="4C4F471A" w14:textId="77777777" w:rsidTr="00A91938">
        <w:tc>
          <w:tcPr>
            <w:tcW w:w="1667" w:type="pct"/>
            <w:noWrap/>
          </w:tcPr>
          <w:p w14:paraId="7C376C8F" w14:textId="42DA922C" w:rsidR="006B2440" w:rsidRDefault="006B2440" w:rsidP="00A91938">
            <w:pPr>
              <w:jc w:val="left"/>
            </w:pPr>
            <w:r>
              <w:t>0 06 001</w:t>
            </w:r>
          </w:p>
        </w:tc>
        <w:tc>
          <w:tcPr>
            <w:tcW w:w="1666" w:type="pct"/>
          </w:tcPr>
          <w:p w14:paraId="754CB34A" w14:textId="1BE7F0A8" w:rsidR="006B2440" w:rsidRDefault="006B2440" w:rsidP="00A91938">
            <w:pPr>
              <w:jc w:val="left"/>
              <w:rPr>
                <w:lang w:val="en-US"/>
              </w:rPr>
            </w:pPr>
            <w:r>
              <w:rPr>
                <w:rFonts w:ascii="Verdana" w:hAnsi="Verdana" w:cs="Verdana"/>
                <w:sz w:val="18"/>
                <w:szCs w:val="18"/>
              </w:rPr>
              <w:t xml:space="preserve">Longitude (high </w:t>
            </w:r>
            <w:proofErr w:type="spellStart"/>
            <w:r>
              <w:rPr>
                <w:rFonts w:ascii="Verdana" w:hAnsi="Verdana" w:cs="Verdana"/>
                <w:sz w:val="18"/>
                <w:szCs w:val="18"/>
              </w:rPr>
              <w:t>accuracy</w:t>
            </w:r>
            <w:proofErr w:type="spellEnd"/>
            <w:r>
              <w:rPr>
                <w:rFonts w:ascii="Verdana" w:hAnsi="Verdana" w:cs="Verdana"/>
                <w:sz w:val="18"/>
                <w:szCs w:val="18"/>
              </w:rPr>
              <w:t>)</w:t>
            </w:r>
          </w:p>
        </w:tc>
        <w:tc>
          <w:tcPr>
            <w:tcW w:w="1667" w:type="pct"/>
          </w:tcPr>
          <w:p w14:paraId="1A871C24" w14:textId="2EF5E460" w:rsidR="006B2440" w:rsidRPr="003172CD" w:rsidRDefault="006B2440" w:rsidP="00A91938">
            <w:pPr>
              <w:jc w:val="left"/>
              <w:rPr>
                <w:lang w:val="en-US"/>
              </w:rPr>
            </w:pPr>
            <w:r w:rsidRPr="003172CD">
              <w:rPr>
                <w:rFonts w:eastAsia="Times New Roman" w:cstheme="minorHAnsi"/>
                <w:lang w:val="en-US"/>
              </w:rPr>
              <w:t>-</w:t>
            </w:r>
            <w:proofErr w:type="gramStart"/>
            <w:r w:rsidRPr="003172CD">
              <w:rPr>
                <w:rStyle w:val="CodeHTML"/>
                <w:rFonts w:eastAsiaTheme="majorEastAsia"/>
              </w:rPr>
              <w:t>1748330</w:t>
            </w:r>
            <w:r w:rsidRPr="003172CD">
              <w:rPr>
                <w:rFonts w:eastAsia="Times New Roman" w:cstheme="minorHAnsi"/>
                <w:lang w:val="en-US"/>
              </w:rPr>
              <w:t xml:space="preserve">  #</w:t>
            </w:r>
            <w:proofErr w:type="gramEnd"/>
            <w:r w:rsidRPr="003172CD">
              <w:rPr>
                <w:rFonts w:eastAsia="Times New Roman" w:cstheme="minorHAnsi"/>
                <w:lang w:val="en-US"/>
              </w:rPr>
              <w:t xml:space="preserve"> Longitude of Dakar (-17.</w:t>
            </w:r>
            <w:r w:rsidR="003172CD">
              <w:rPr>
                <w:rFonts w:eastAsia="Times New Roman" w:cstheme="minorHAnsi"/>
                <w:lang w:val="en-US"/>
              </w:rPr>
              <w:t>50000</w:t>
            </w:r>
            <w:r w:rsidRPr="003172CD">
              <w:rPr>
                <w:rFonts w:eastAsia="Times New Roman" w:cstheme="minorHAnsi"/>
                <w:lang w:val="en-US"/>
              </w:rPr>
              <w:t>°E)</w:t>
            </w:r>
          </w:p>
        </w:tc>
      </w:tr>
      <w:tr w:rsidR="006B2440" w14:paraId="265ACC33" w14:textId="77777777" w:rsidTr="00A91938">
        <w:trPr>
          <w:cnfStyle w:val="010000000000" w:firstRow="0" w:lastRow="1" w:firstColumn="0" w:lastColumn="0" w:oddVBand="0" w:evenVBand="0" w:oddHBand="0" w:evenHBand="0" w:firstRowFirstColumn="0" w:firstRowLastColumn="0" w:lastRowFirstColumn="0" w:lastRowLastColumn="0"/>
        </w:trPr>
        <w:tc>
          <w:tcPr>
            <w:tcW w:w="1667" w:type="pct"/>
            <w:noWrap/>
          </w:tcPr>
          <w:p w14:paraId="0C9ADB64" w14:textId="77777777" w:rsidR="006B2440" w:rsidRDefault="006B2440" w:rsidP="00A91938">
            <w:pPr>
              <w:jc w:val="left"/>
            </w:pPr>
          </w:p>
        </w:tc>
        <w:tc>
          <w:tcPr>
            <w:tcW w:w="1666" w:type="pct"/>
          </w:tcPr>
          <w:p w14:paraId="2BDF4493" w14:textId="0458853E" w:rsidR="006B2440" w:rsidRDefault="006B2440" w:rsidP="00A91938">
            <w:pPr>
              <w:jc w:val="left"/>
              <w:rPr>
                <w:lang w:val="en-US"/>
              </w:rPr>
            </w:pPr>
          </w:p>
        </w:tc>
        <w:tc>
          <w:tcPr>
            <w:tcW w:w="1667" w:type="pct"/>
          </w:tcPr>
          <w:p w14:paraId="2F568C8D" w14:textId="77777777" w:rsidR="006B2440" w:rsidRPr="008A7FD6" w:rsidRDefault="006B2440" w:rsidP="00A91938">
            <w:pPr>
              <w:jc w:val="left"/>
              <w:rPr>
                <w:lang w:val="en-US"/>
              </w:rPr>
            </w:pPr>
          </w:p>
        </w:tc>
      </w:tr>
    </w:tbl>
    <w:p w14:paraId="54517B58" w14:textId="25F00772" w:rsidR="007800E7" w:rsidRDefault="007800E7" w:rsidP="007800E7">
      <w:pPr>
        <w:pStyle w:val="Lgende"/>
        <w:rPr>
          <w:lang w:eastAsia="fr-FR"/>
        </w:rPr>
      </w:pPr>
      <w:bookmarkStart w:id="20" w:name="_Hlk225344913"/>
      <w:r>
        <w:rPr>
          <w:lang w:val="en-US" w:eastAsia="fr-FR"/>
        </w:rPr>
        <w:t xml:space="preserve">Table-4: </w:t>
      </w:r>
      <w:r w:rsidR="00741874">
        <w:rPr>
          <w:lang w:val="en-US" w:eastAsia="fr-FR"/>
        </w:rPr>
        <w:t xml:space="preserve">Latitude and longitude of </w:t>
      </w:r>
      <w:r>
        <w:rPr>
          <w:lang w:val="en-US" w:eastAsia="fr-FR"/>
        </w:rPr>
        <w:t>Jakarta Observatory</w:t>
      </w:r>
    </w:p>
    <w:bookmarkEnd w:id="20"/>
    <w:p w14:paraId="5C4A90BD" w14:textId="77777777" w:rsidR="002C520B" w:rsidRPr="007800E7" w:rsidRDefault="002C520B" w:rsidP="006B2440">
      <w:pPr>
        <w:pStyle w:val="Titre2"/>
        <w:numPr>
          <w:ilvl w:val="0"/>
          <w:numId w:val="0"/>
        </w:numPr>
        <w:rPr>
          <w:lang w:eastAsia="fr-FR"/>
        </w:rPr>
      </w:pPr>
    </w:p>
    <w:p w14:paraId="339F959A" w14:textId="46F70D04" w:rsidR="002C520B" w:rsidRPr="006B2440" w:rsidRDefault="002C520B" w:rsidP="002C520B">
      <w:pPr>
        <w:pStyle w:val="Titre2"/>
        <w:rPr>
          <w:lang w:val="en-US" w:eastAsia="fr-FR"/>
        </w:rPr>
      </w:pPr>
      <w:bookmarkStart w:id="21" w:name="_Toc230335785"/>
      <w:r>
        <w:t>Height of station ground above mean sea level</w:t>
      </w:r>
      <w:bookmarkEnd w:id="21"/>
    </w:p>
    <w:p w14:paraId="57B67619" w14:textId="792ED640" w:rsidR="00785E01" w:rsidRDefault="00785E01" w:rsidP="00785E01">
      <w:r w:rsidRPr="00300858">
        <w:rPr>
          <w:rStyle w:val="lev"/>
          <w:b w:val="0"/>
        </w:rPr>
        <w:t>The Height of station ground above mean sea level</w:t>
      </w:r>
      <w:r>
        <w:rPr>
          <w:rStyle w:val="lev"/>
        </w:rPr>
        <w:t xml:space="preserve"> </w:t>
      </w:r>
      <w:r>
        <w:t xml:space="preserve">refers to the </w:t>
      </w:r>
      <w:r w:rsidRPr="00300858">
        <w:rPr>
          <w:rStyle w:val="lev"/>
          <w:b w:val="0"/>
        </w:rPr>
        <w:t>vertical elevation</w:t>
      </w:r>
      <w:r>
        <w:t xml:space="preserve"> of the ground at the location of a weather observing station, measured in meters above the </w:t>
      </w:r>
      <w:r w:rsidRPr="00300858">
        <w:rPr>
          <w:rStyle w:val="lev"/>
          <w:b w:val="0"/>
        </w:rPr>
        <w:t>mean sea level (MSL)</w:t>
      </w:r>
      <w:r w:rsidRPr="00300858">
        <w:rPr>
          <w:b/>
        </w:rPr>
        <w:t>.</w:t>
      </w:r>
      <w:r>
        <w:t xml:space="preserve"> This value is used to standardize observations and ensure accurate comparison of atmospheric data (such as pressure, temperature, and humidity) across different stations worldwide.</w:t>
      </w:r>
      <w:r w:rsidR="00B21EC6">
        <w:t xml:space="preserve"> The height is usually reported </w:t>
      </w:r>
      <w:r w:rsidR="00B21EC6" w:rsidRPr="00300858">
        <w:rPr>
          <w:rStyle w:val="lev"/>
          <w:b w:val="0"/>
        </w:rPr>
        <w:t>to the nearest whole meter</w:t>
      </w:r>
      <w:r w:rsidR="00B21EC6">
        <w:t xml:space="preserve"> (i.e., integer value).</w:t>
      </w:r>
    </w:p>
    <w:p w14:paraId="1F5674DE" w14:textId="00335EDF" w:rsidR="00785E01" w:rsidRPr="00BC419F" w:rsidRDefault="00785E01" w:rsidP="00785E01">
      <w:pPr>
        <w:rPr>
          <w:rStyle w:val="Rfrencelgre"/>
          <w:rFonts w:eastAsiaTheme="minorHAnsi"/>
        </w:rPr>
      </w:pPr>
      <w:r>
        <w:t>References in the</w:t>
      </w:r>
      <w:r w:rsidRPr="00785E01">
        <w:rPr>
          <w:rFonts w:ascii="Times New Roman" w:eastAsia="Times New Roman" w:hAnsi="Times New Roman" w:cs="Times New Roman"/>
          <w:kern w:val="0"/>
          <w:sz w:val="24"/>
          <w:szCs w:val="24"/>
          <w:lang w:val="en-US" w:eastAsia="fr-FR"/>
          <w14:ligatures w14:val="none"/>
        </w:rPr>
        <w:t xml:space="preserve"> </w:t>
      </w:r>
      <w:r w:rsidRPr="00BC419F">
        <w:rPr>
          <w:rStyle w:val="Rfrencelgre"/>
          <w:rFonts w:eastAsiaTheme="minorHAnsi"/>
        </w:rPr>
        <w:t>Guide to Meteorological Instruments and Methods of Observation, WMO-No. 8, Chapter 1</w:t>
      </w:r>
      <w:r w:rsidR="00B9385E" w:rsidRPr="00300858">
        <w:rPr>
          <w:rStyle w:val="Rfrencelgre"/>
          <w:rFonts w:eastAsiaTheme="minorHAnsi"/>
        </w:rPr>
        <w:t xml:space="preserve">. </w:t>
      </w:r>
      <w:r w:rsidR="00B9385E">
        <w:rPr>
          <w:rStyle w:val="Rfrencelgre"/>
          <w:rFonts w:eastAsiaTheme="minorHAnsi"/>
          <w:i/>
        </w:rPr>
        <w:t>Table-5 provides an example of the height of the station above mean sea level.</w:t>
      </w:r>
    </w:p>
    <w:p w14:paraId="160DBA61" w14:textId="77777777" w:rsidR="00B21EC6" w:rsidRPr="00B21EC6" w:rsidRDefault="00B21EC6" w:rsidP="00785E01">
      <w:pPr>
        <w:rPr>
          <w:lang w:eastAsia="fr-FR"/>
        </w:rPr>
      </w:pPr>
    </w:p>
    <w:tbl>
      <w:tblPr>
        <w:tblStyle w:val="Tramemoyenne2-Accent5"/>
        <w:tblW w:w="375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60" w:firstRow="1" w:lastRow="1" w:firstColumn="0" w:lastColumn="0" w:noHBand="1" w:noVBand="1"/>
      </w:tblPr>
      <w:tblGrid>
        <w:gridCol w:w="2614"/>
        <w:gridCol w:w="2613"/>
        <w:gridCol w:w="2615"/>
      </w:tblGrid>
      <w:tr w:rsidR="00B21EC6" w14:paraId="5A008960" w14:textId="77777777" w:rsidTr="00A91938">
        <w:trPr>
          <w:cnfStyle w:val="100000000000" w:firstRow="1" w:lastRow="0" w:firstColumn="0" w:lastColumn="0" w:oddVBand="0" w:evenVBand="0" w:oddHBand="0" w:evenHBand="0" w:firstRowFirstColumn="0" w:firstRowLastColumn="0" w:lastRowFirstColumn="0" w:lastRowLastColumn="0"/>
        </w:trPr>
        <w:tc>
          <w:tcPr>
            <w:tcW w:w="1667" w:type="pct"/>
            <w:tcBorders>
              <w:top w:val="none" w:sz="0" w:space="0" w:color="auto"/>
              <w:left w:val="none" w:sz="0" w:space="0" w:color="auto"/>
              <w:bottom w:val="none" w:sz="0" w:space="0" w:color="auto"/>
              <w:right w:val="none" w:sz="0" w:space="0" w:color="auto"/>
            </w:tcBorders>
            <w:noWrap/>
          </w:tcPr>
          <w:p w14:paraId="27B3DF0D" w14:textId="0155854E" w:rsidR="00B21EC6" w:rsidRDefault="007D1EE8" w:rsidP="00A91938">
            <w:pPr>
              <w:jc w:val="left"/>
            </w:pPr>
            <w:r>
              <w:lastRenderedPageBreak/>
              <w:t xml:space="preserve">BUFR </w:t>
            </w:r>
            <w:r w:rsidR="00B21EC6">
              <w:t>Table Reference</w:t>
            </w:r>
            <w:r w:rsidR="00B21EC6">
              <w:br/>
              <w:t>F X Y</w:t>
            </w:r>
          </w:p>
        </w:tc>
        <w:tc>
          <w:tcPr>
            <w:tcW w:w="1666" w:type="pct"/>
            <w:tcBorders>
              <w:top w:val="none" w:sz="0" w:space="0" w:color="auto"/>
              <w:left w:val="none" w:sz="0" w:space="0" w:color="auto"/>
              <w:bottom w:val="none" w:sz="0" w:space="0" w:color="auto"/>
              <w:right w:val="none" w:sz="0" w:space="0" w:color="auto"/>
            </w:tcBorders>
          </w:tcPr>
          <w:p w14:paraId="3A80B7F6" w14:textId="77777777" w:rsidR="00B21EC6" w:rsidRDefault="00B21EC6" w:rsidP="00A91938">
            <w:pPr>
              <w:jc w:val="left"/>
            </w:pPr>
            <w:proofErr w:type="spellStart"/>
            <w:r>
              <w:t>Element</w:t>
            </w:r>
            <w:proofErr w:type="spellEnd"/>
            <w:r>
              <w:t xml:space="preserve"> Name</w:t>
            </w:r>
          </w:p>
        </w:tc>
        <w:tc>
          <w:tcPr>
            <w:tcW w:w="1667" w:type="pct"/>
            <w:tcBorders>
              <w:top w:val="none" w:sz="0" w:space="0" w:color="auto"/>
              <w:left w:val="none" w:sz="0" w:space="0" w:color="auto"/>
              <w:bottom w:val="none" w:sz="0" w:space="0" w:color="auto"/>
              <w:right w:val="none" w:sz="0" w:space="0" w:color="auto"/>
            </w:tcBorders>
          </w:tcPr>
          <w:p w14:paraId="771E21B8" w14:textId="77777777" w:rsidR="00B21EC6" w:rsidRPr="008A7FD6" w:rsidRDefault="00B21EC6" w:rsidP="00A91938">
            <w:pPr>
              <w:jc w:val="left"/>
              <w:rPr>
                <w:lang w:val="en-US"/>
              </w:rPr>
            </w:pPr>
            <w:r w:rsidRPr="008A7FD6">
              <w:rPr>
                <w:lang w:val="en-US"/>
              </w:rPr>
              <w:t>Element Description or/and v</w:t>
            </w:r>
            <w:r>
              <w:rPr>
                <w:lang w:val="en-US"/>
              </w:rPr>
              <w:t>alue</w:t>
            </w:r>
          </w:p>
        </w:tc>
      </w:tr>
      <w:tr w:rsidR="00B21EC6" w14:paraId="34EC7D10" w14:textId="77777777" w:rsidTr="006D0D98">
        <w:tc>
          <w:tcPr>
            <w:tcW w:w="1667" w:type="pct"/>
            <w:noWrap/>
          </w:tcPr>
          <w:p w14:paraId="61A319B0" w14:textId="6F4A5B84" w:rsidR="00B21EC6" w:rsidRDefault="00B21EC6" w:rsidP="00B21EC6">
            <w:pPr>
              <w:jc w:val="left"/>
            </w:pPr>
            <w:r>
              <w:t>0 07 030</w:t>
            </w:r>
          </w:p>
        </w:tc>
        <w:tc>
          <w:tcPr>
            <w:tcW w:w="1666" w:type="pct"/>
          </w:tcPr>
          <w:p w14:paraId="491D71C5" w14:textId="1A8B7161" w:rsidR="00B21EC6" w:rsidRPr="00B21EC6" w:rsidRDefault="00B21EC6" w:rsidP="00B21EC6">
            <w:pPr>
              <w:jc w:val="left"/>
              <w:rPr>
                <w:lang w:val="en-US"/>
              </w:rPr>
            </w:pPr>
            <w:r w:rsidRPr="00B21EC6">
              <w:rPr>
                <w:lang w:val="en-US"/>
              </w:rPr>
              <w:t>Height of station ground above mean sea level (m)</w:t>
            </w:r>
          </w:p>
        </w:tc>
        <w:tc>
          <w:tcPr>
            <w:tcW w:w="1667" w:type="pct"/>
          </w:tcPr>
          <w:p w14:paraId="319D013F" w14:textId="6E820F9F" w:rsidR="00B21EC6" w:rsidRPr="00B21EC6" w:rsidRDefault="00230BBC" w:rsidP="00B21EC6">
            <w:pPr>
              <w:jc w:val="left"/>
            </w:pPr>
            <w:r>
              <w:rPr>
                <w:rStyle w:val="CodeHTML"/>
                <w:rFonts w:eastAsiaTheme="majorEastAsia"/>
                <w:lang w:val="en-US"/>
              </w:rPr>
              <w:t>2</w:t>
            </w:r>
            <w:r>
              <w:rPr>
                <w:rStyle w:val="CodeHTML"/>
                <w:rFonts w:eastAsiaTheme="majorEastAsia"/>
              </w:rPr>
              <w:t>334</w:t>
            </w:r>
            <w:r w:rsidRPr="00B21EC6">
              <w:t xml:space="preserve">       </w:t>
            </w:r>
            <w:r w:rsidR="00B21EC6" w:rsidRPr="00B21EC6">
              <w:t xml:space="preserve"># Altitude of </w:t>
            </w:r>
            <w:r>
              <w:t>Thimp</w:t>
            </w:r>
            <w:ins w:id="22" w:author="STUBER Denis" w:date="2026-05-14T19:00:00Z">
              <w:r w:rsidR="00741874">
                <w:t>h</w:t>
              </w:r>
            </w:ins>
            <w:r>
              <w:t>u</w:t>
            </w:r>
            <w:r w:rsidRPr="00B21EC6">
              <w:t xml:space="preserve"> </w:t>
            </w:r>
            <w:r w:rsidR="00B21EC6" w:rsidRPr="00B21EC6">
              <w:t>(</w:t>
            </w:r>
            <w:r>
              <w:t>2 334</w:t>
            </w:r>
            <w:r w:rsidR="00B21EC6" w:rsidRPr="00B21EC6">
              <w:t xml:space="preserve"> m)</w:t>
            </w:r>
          </w:p>
          <w:p w14:paraId="09A25D93" w14:textId="77777777" w:rsidR="00B21EC6" w:rsidRPr="008A7FD6" w:rsidRDefault="00B21EC6" w:rsidP="00B21EC6">
            <w:pPr>
              <w:jc w:val="left"/>
              <w:rPr>
                <w:lang w:val="en-US"/>
              </w:rPr>
            </w:pPr>
          </w:p>
        </w:tc>
      </w:tr>
      <w:tr w:rsidR="00B21EC6" w14:paraId="3143D381" w14:textId="77777777" w:rsidTr="00A91938">
        <w:trPr>
          <w:cnfStyle w:val="010000000000" w:firstRow="0" w:lastRow="1" w:firstColumn="0" w:lastColumn="0" w:oddVBand="0" w:evenVBand="0" w:oddHBand="0" w:evenHBand="0" w:firstRowFirstColumn="0" w:firstRowLastColumn="0" w:lastRowFirstColumn="0" w:lastRowLastColumn="0"/>
        </w:trPr>
        <w:tc>
          <w:tcPr>
            <w:tcW w:w="1667" w:type="pct"/>
            <w:noWrap/>
          </w:tcPr>
          <w:p w14:paraId="5E4AAB68" w14:textId="77777777" w:rsidR="00B21EC6" w:rsidRDefault="00B21EC6" w:rsidP="00A91938">
            <w:pPr>
              <w:jc w:val="left"/>
            </w:pPr>
          </w:p>
        </w:tc>
        <w:tc>
          <w:tcPr>
            <w:tcW w:w="1666" w:type="pct"/>
          </w:tcPr>
          <w:p w14:paraId="719EA997" w14:textId="77777777" w:rsidR="00B21EC6" w:rsidRDefault="00B21EC6" w:rsidP="00A91938">
            <w:pPr>
              <w:jc w:val="left"/>
              <w:rPr>
                <w:lang w:val="en-US"/>
              </w:rPr>
            </w:pPr>
          </w:p>
        </w:tc>
        <w:tc>
          <w:tcPr>
            <w:tcW w:w="1667" w:type="pct"/>
          </w:tcPr>
          <w:p w14:paraId="6EDD0CE0" w14:textId="77777777" w:rsidR="00B21EC6" w:rsidRPr="008A7FD6" w:rsidRDefault="00B21EC6" w:rsidP="00A91938">
            <w:pPr>
              <w:jc w:val="left"/>
              <w:rPr>
                <w:lang w:val="en-US"/>
              </w:rPr>
            </w:pPr>
          </w:p>
        </w:tc>
      </w:tr>
    </w:tbl>
    <w:p w14:paraId="4941EC46" w14:textId="4F4DEED8" w:rsidR="0061506E" w:rsidRDefault="0061506E">
      <w:pPr>
        <w:jc w:val="left"/>
        <w:rPr>
          <w:lang w:val="en-US" w:eastAsia="fr-FR"/>
        </w:rPr>
      </w:pPr>
    </w:p>
    <w:p w14:paraId="263D2FA0" w14:textId="0E9E3AAE" w:rsidR="0061506E" w:rsidRPr="007800E7" w:rsidRDefault="007800E7" w:rsidP="00EA1073">
      <w:pPr>
        <w:pStyle w:val="Lgende"/>
        <w:rPr>
          <w:lang w:eastAsia="fr-FR"/>
        </w:rPr>
      </w:pPr>
      <w:r>
        <w:rPr>
          <w:lang w:val="en-US" w:eastAsia="fr-FR"/>
        </w:rPr>
        <w:t xml:space="preserve">Table-5: Height of station of </w:t>
      </w:r>
      <w:r w:rsidR="00230BBC">
        <w:rPr>
          <w:lang w:val="en-US" w:eastAsia="fr-FR"/>
        </w:rPr>
        <w:t>Thimp</w:t>
      </w:r>
      <w:r w:rsidR="00741874">
        <w:rPr>
          <w:lang w:val="en-US" w:eastAsia="fr-FR"/>
        </w:rPr>
        <w:t>h</w:t>
      </w:r>
      <w:r w:rsidR="00230BBC">
        <w:rPr>
          <w:lang w:val="en-US" w:eastAsia="fr-FR"/>
        </w:rPr>
        <w:t>u (Bhutan)</w:t>
      </w:r>
    </w:p>
    <w:p w14:paraId="0E393CD8" w14:textId="09343C14" w:rsidR="00DD460E" w:rsidRDefault="00DD460E" w:rsidP="00DD460E">
      <w:pPr>
        <w:pStyle w:val="Titre2"/>
        <w:rPr>
          <w:rStyle w:val="lev"/>
          <w:b/>
          <w:bCs w:val="0"/>
        </w:rPr>
      </w:pPr>
      <w:bookmarkStart w:id="23" w:name="_Toc222219209"/>
      <w:bookmarkStart w:id="24" w:name="_Toc230335786"/>
      <w:r>
        <w:rPr>
          <w:rStyle w:val="lev"/>
          <w:bCs w:val="0"/>
        </w:rPr>
        <w:t>Siting and measurement quality classifications for temperature and precipitation</w:t>
      </w:r>
      <w:bookmarkEnd w:id="23"/>
      <w:bookmarkEnd w:id="24"/>
    </w:p>
    <w:p w14:paraId="302E971E" w14:textId="4F4283A1" w:rsidR="00A91938" w:rsidRDefault="00A91938" w:rsidP="00A91938">
      <w:pPr>
        <w:rPr>
          <w:lang w:val="en-US"/>
        </w:rPr>
      </w:pPr>
      <w:r w:rsidRPr="002857DC">
        <w:rPr>
          <w:lang w:val="en-US"/>
        </w:rPr>
        <w:t xml:space="preserve">For the operational international exchange of daily climate data through the DAYCLI BUFR message, the inclusion of standardized metadata is essential to ensure that temperature and precipitation observations are interpretable, comparable and fit for use. Two key metadata elements are therefore recommended: </w:t>
      </w:r>
      <w:r w:rsidRPr="002857DC">
        <w:rPr>
          <w:rStyle w:val="lev"/>
          <w:rFonts w:cstheme="minorHAnsi"/>
          <w:lang w:val="en-US"/>
        </w:rPr>
        <w:t>siting classification</w:t>
      </w:r>
      <w:r w:rsidRPr="002857DC">
        <w:rPr>
          <w:lang w:val="en-US"/>
        </w:rPr>
        <w:t xml:space="preserve"> and </w:t>
      </w:r>
      <w:r w:rsidRPr="002857DC">
        <w:rPr>
          <w:rStyle w:val="lev"/>
          <w:rFonts w:cstheme="minorHAnsi"/>
          <w:lang w:val="en-US"/>
        </w:rPr>
        <w:t xml:space="preserve">measurement quality </w:t>
      </w:r>
      <w:r>
        <w:rPr>
          <w:rStyle w:val="lev"/>
          <w:rFonts w:cstheme="minorHAnsi"/>
          <w:lang w:val="en-US"/>
        </w:rPr>
        <w:t>classification</w:t>
      </w:r>
      <w:r w:rsidRPr="002857DC">
        <w:rPr>
          <w:lang w:val="en-US"/>
        </w:rPr>
        <w:t>.</w:t>
      </w:r>
    </w:p>
    <w:p w14:paraId="1ABB21A9" w14:textId="045A7589" w:rsidR="00A91938" w:rsidRDefault="00A91938" w:rsidP="00A91938">
      <w:pPr>
        <w:rPr>
          <w:lang w:val="en-US"/>
        </w:rPr>
      </w:pPr>
      <w:r>
        <w:rPr>
          <w:lang w:val="en-US"/>
        </w:rPr>
        <w:t xml:space="preserve">Each </w:t>
      </w:r>
      <w:r w:rsidR="00E712E6">
        <w:rPr>
          <w:lang w:val="en-US"/>
        </w:rPr>
        <w:t xml:space="preserve">precipitation sensor </w:t>
      </w:r>
      <w:r>
        <w:rPr>
          <w:lang w:val="en-US"/>
        </w:rPr>
        <w:t xml:space="preserve">is </w:t>
      </w:r>
      <w:r w:rsidR="00A12DE6">
        <w:rPr>
          <w:lang w:val="en-US"/>
        </w:rPr>
        <w:t xml:space="preserve">associated </w:t>
      </w:r>
      <w:r>
        <w:rPr>
          <w:lang w:val="en-US"/>
        </w:rPr>
        <w:t xml:space="preserve">with a siting classification and a measurement quality classification. Each sensor that measures temperature measurements is also </w:t>
      </w:r>
      <w:r w:rsidR="00A25153">
        <w:rPr>
          <w:lang w:val="en-US"/>
        </w:rPr>
        <w:t>associated with</w:t>
      </w:r>
      <w:r>
        <w:rPr>
          <w:lang w:val="en-US"/>
        </w:rPr>
        <w:t xml:space="preserve"> a siting classification and a measurement quality classification.</w:t>
      </w:r>
    </w:p>
    <w:p w14:paraId="06682189" w14:textId="5F5A0484" w:rsidR="00A91938" w:rsidRPr="002857DC" w:rsidRDefault="0097165F" w:rsidP="00A91938">
      <w:pPr>
        <w:rPr>
          <w:lang w:val="en-US"/>
        </w:rPr>
      </w:pPr>
      <w:r>
        <w:rPr>
          <w:rStyle w:val="lev"/>
          <w:rFonts w:cstheme="minorHAnsi"/>
          <w:lang w:val="en-US"/>
        </w:rPr>
        <w:t>The s</w:t>
      </w:r>
      <w:r w:rsidR="00A91938" w:rsidRPr="002857DC">
        <w:rPr>
          <w:rStyle w:val="lev"/>
          <w:rFonts w:cstheme="minorHAnsi"/>
          <w:lang w:val="en-US"/>
        </w:rPr>
        <w:t>iting classification</w:t>
      </w:r>
      <w:r w:rsidR="00A91938" w:rsidRPr="002857DC">
        <w:rPr>
          <w:lang w:val="en-US"/>
        </w:rPr>
        <w:t xml:space="preserve"> provides information on the exposure and representativeness of the observing environment in which temperature and precipitation measurements are made. Its objective is to inform users about the potential influence of local conditions (e.g. obstacles, surface characteristics, slope, urbanization, shielding, gauge exposure) on the measured values. This classification supports the correct interpretation of daily extremes and totals, helps identify possible biases, and improves the usability of the data for climate monitoring, modelling, </w:t>
      </w:r>
      <w:r w:rsidR="00D256C4">
        <w:rPr>
          <w:lang w:val="en-US"/>
        </w:rPr>
        <w:t xml:space="preserve">other climate services provision, </w:t>
      </w:r>
      <w:r w:rsidR="00A91938" w:rsidRPr="002857DC">
        <w:rPr>
          <w:lang w:val="en-US"/>
        </w:rPr>
        <w:t>and international exchange.</w:t>
      </w:r>
    </w:p>
    <w:p w14:paraId="63DB2AC2" w14:textId="77777777" w:rsidR="00A91938" w:rsidRPr="002857DC" w:rsidRDefault="00A91938" w:rsidP="00A91938">
      <w:pPr>
        <w:rPr>
          <w:lang w:val="en-US"/>
        </w:rPr>
      </w:pPr>
      <w:r w:rsidRPr="002857DC">
        <w:rPr>
          <w:lang w:val="en-US"/>
        </w:rPr>
        <w:t xml:space="preserve">According to </w:t>
      </w:r>
      <w:r w:rsidRPr="00F574AA">
        <w:rPr>
          <w:iCs/>
          <w:lang w:val="en-US"/>
        </w:rPr>
        <w:t>the</w:t>
      </w:r>
      <w:r w:rsidRPr="005B6948">
        <w:rPr>
          <w:i/>
          <w:lang w:val="en-US"/>
        </w:rPr>
        <w:t xml:space="preserve"> </w:t>
      </w:r>
      <w:r w:rsidRPr="005B6948">
        <w:rPr>
          <w:rStyle w:val="Accentuation"/>
          <w:rFonts w:cstheme="minorHAnsi"/>
          <w:i w:val="0"/>
          <w:lang w:val="en-US"/>
        </w:rPr>
        <w:t>Guide to Instruments and Methods of Observation (WMO-No. 8)</w:t>
      </w:r>
      <w:r w:rsidRPr="005B6948">
        <w:rPr>
          <w:i/>
          <w:lang w:val="en-US"/>
        </w:rPr>
        <w:t xml:space="preserve"> (</w:t>
      </w:r>
      <w:r w:rsidRPr="002857DC">
        <w:rPr>
          <w:lang w:val="en-US"/>
        </w:rPr>
        <w:t xml:space="preserve">Annex 1.D), siting classification for surface observing stations on land is expressed using </w:t>
      </w:r>
      <w:r w:rsidRPr="002857DC">
        <w:rPr>
          <w:rStyle w:val="lev"/>
          <w:rFonts w:cstheme="minorHAnsi"/>
          <w:lang w:val="en-US"/>
        </w:rPr>
        <w:t>five classes (Class 1 to Class 5)</w:t>
      </w:r>
      <w:r w:rsidRPr="002857DC">
        <w:rPr>
          <w:lang w:val="en-US"/>
        </w:rPr>
        <w:t>:</w:t>
      </w:r>
    </w:p>
    <w:p w14:paraId="6A0431D6" w14:textId="77777777" w:rsidR="00A91938" w:rsidRPr="002857DC" w:rsidRDefault="00A91938" w:rsidP="005B44F5">
      <w:pPr>
        <w:pStyle w:val="NormalWeb"/>
        <w:numPr>
          <w:ilvl w:val="0"/>
          <w:numId w:val="4"/>
        </w:numPr>
        <w:rPr>
          <w:rFonts w:asciiTheme="minorHAnsi" w:hAnsiTheme="minorHAnsi" w:cstheme="minorHAnsi"/>
          <w:sz w:val="22"/>
          <w:szCs w:val="22"/>
          <w:lang w:val="en-US"/>
        </w:rPr>
      </w:pPr>
      <w:r w:rsidRPr="002857DC">
        <w:rPr>
          <w:rStyle w:val="lev"/>
          <w:rFonts w:asciiTheme="minorHAnsi" w:eastAsiaTheme="majorEastAsia" w:hAnsiTheme="minorHAnsi" w:cstheme="minorHAnsi"/>
          <w:sz w:val="22"/>
          <w:szCs w:val="22"/>
          <w:lang w:val="en-US"/>
        </w:rPr>
        <w:t>Class 1</w:t>
      </w:r>
      <w:r w:rsidRPr="002857DC">
        <w:rPr>
          <w:rFonts w:asciiTheme="minorHAnsi" w:hAnsiTheme="minorHAnsi" w:cstheme="minorHAnsi"/>
          <w:sz w:val="22"/>
          <w:szCs w:val="22"/>
          <w:lang w:val="en-US"/>
        </w:rPr>
        <w:t xml:space="preserve"> represents optimal siting conditions and the highest level of representativeness;</w:t>
      </w:r>
    </w:p>
    <w:p w14:paraId="3DF8C505" w14:textId="06E822C6" w:rsidR="00A91938" w:rsidRPr="002857DC" w:rsidRDefault="00A91938" w:rsidP="005B44F5">
      <w:pPr>
        <w:pStyle w:val="NormalWeb"/>
        <w:numPr>
          <w:ilvl w:val="0"/>
          <w:numId w:val="4"/>
        </w:numPr>
        <w:rPr>
          <w:rFonts w:asciiTheme="minorHAnsi" w:hAnsiTheme="minorHAnsi" w:cstheme="minorHAnsi"/>
          <w:sz w:val="22"/>
          <w:szCs w:val="22"/>
          <w:lang w:val="en-US"/>
        </w:rPr>
      </w:pPr>
      <w:r w:rsidRPr="002857DC">
        <w:rPr>
          <w:rStyle w:val="lev"/>
          <w:rFonts w:asciiTheme="minorHAnsi" w:eastAsiaTheme="majorEastAsia" w:hAnsiTheme="minorHAnsi" w:cstheme="minorHAnsi"/>
          <w:sz w:val="22"/>
          <w:szCs w:val="22"/>
          <w:lang w:val="en-US"/>
        </w:rPr>
        <w:t>Classes 2 and 3</w:t>
      </w:r>
      <w:r w:rsidRPr="002857DC">
        <w:rPr>
          <w:rFonts w:asciiTheme="minorHAnsi" w:hAnsiTheme="minorHAnsi" w:cstheme="minorHAnsi"/>
          <w:sz w:val="22"/>
          <w:szCs w:val="22"/>
          <w:lang w:val="en-US"/>
        </w:rPr>
        <w:t xml:space="preserve"> indicate progressively increasing </w:t>
      </w:r>
      <w:r w:rsidR="00701385">
        <w:rPr>
          <w:rFonts w:asciiTheme="minorHAnsi" w:hAnsiTheme="minorHAnsi" w:cstheme="minorHAnsi"/>
          <w:sz w:val="22"/>
          <w:szCs w:val="22"/>
          <w:lang w:val="en-US"/>
        </w:rPr>
        <w:t xml:space="preserve">potentially adverse </w:t>
      </w:r>
      <w:r w:rsidRPr="002857DC">
        <w:rPr>
          <w:rFonts w:asciiTheme="minorHAnsi" w:hAnsiTheme="minorHAnsi" w:cstheme="minorHAnsi"/>
          <w:sz w:val="22"/>
          <w:szCs w:val="22"/>
          <w:lang w:val="en-US"/>
        </w:rPr>
        <w:t>influence from local environmental factors;</w:t>
      </w:r>
    </w:p>
    <w:p w14:paraId="0BAB2856" w14:textId="77777777" w:rsidR="00A91938" w:rsidRPr="002857DC" w:rsidRDefault="00A91938" w:rsidP="005B44F5">
      <w:pPr>
        <w:pStyle w:val="NormalWeb"/>
        <w:numPr>
          <w:ilvl w:val="0"/>
          <w:numId w:val="4"/>
        </w:numPr>
        <w:rPr>
          <w:rFonts w:asciiTheme="minorHAnsi" w:hAnsiTheme="minorHAnsi" w:cstheme="minorHAnsi"/>
          <w:sz w:val="22"/>
          <w:szCs w:val="22"/>
          <w:lang w:val="en-US"/>
        </w:rPr>
      </w:pPr>
      <w:r w:rsidRPr="002857DC">
        <w:rPr>
          <w:rStyle w:val="lev"/>
          <w:rFonts w:asciiTheme="minorHAnsi" w:eastAsiaTheme="majorEastAsia" w:hAnsiTheme="minorHAnsi" w:cstheme="minorHAnsi"/>
          <w:sz w:val="22"/>
          <w:szCs w:val="22"/>
          <w:lang w:val="en-US"/>
        </w:rPr>
        <w:t>Classes 4 and 5</w:t>
      </w:r>
      <w:r w:rsidRPr="002857DC">
        <w:rPr>
          <w:rFonts w:asciiTheme="minorHAnsi" w:hAnsiTheme="minorHAnsi" w:cstheme="minorHAnsi"/>
          <w:sz w:val="22"/>
          <w:szCs w:val="22"/>
          <w:lang w:val="en-US"/>
        </w:rPr>
        <w:t xml:space="preserve"> indicate significant siting limitations and lower representativeness.</w:t>
      </w:r>
    </w:p>
    <w:p w14:paraId="403724B6" w14:textId="11E21022" w:rsidR="00A91938" w:rsidRPr="002857DC" w:rsidRDefault="0097165F" w:rsidP="00A91938">
      <w:pPr>
        <w:rPr>
          <w:lang w:val="en-US"/>
        </w:rPr>
      </w:pPr>
      <w:r>
        <w:rPr>
          <w:rStyle w:val="lev"/>
          <w:rFonts w:cstheme="minorHAnsi"/>
          <w:lang w:val="en-US"/>
        </w:rPr>
        <w:t>The m</w:t>
      </w:r>
      <w:r w:rsidR="00A91938" w:rsidRPr="002857DC">
        <w:rPr>
          <w:rStyle w:val="lev"/>
          <w:rFonts w:cstheme="minorHAnsi"/>
          <w:lang w:val="en-US"/>
        </w:rPr>
        <w:t xml:space="preserve">easurement quality </w:t>
      </w:r>
      <w:r w:rsidR="00A91938">
        <w:rPr>
          <w:rStyle w:val="lev"/>
          <w:rFonts w:cstheme="minorHAnsi"/>
          <w:lang w:val="en-US"/>
        </w:rPr>
        <w:t>classification</w:t>
      </w:r>
      <w:r w:rsidR="00A91938" w:rsidRPr="002857DC">
        <w:rPr>
          <w:lang w:val="en-US"/>
        </w:rPr>
        <w:t xml:space="preserve"> describes the overall quality level assigned to the reported daily values based on applied observing practices, instrumentation, maintenance, and quality control procedures. Its objective is to indicate the confidence that can be placed in the measurement and </w:t>
      </w:r>
      <w:r w:rsidR="00A97DAB">
        <w:rPr>
          <w:lang w:val="en-US"/>
        </w:rPr>
        <w:t xml:space="preserve">to what extent </w:t>
      </w:r>
      <w:r w:rsidR="00A91938" w:rsidRPr="002857DC">
        <w:rPr>
          <w:lang w:val="en-US"/>
        </w:rPr>
        <w:t xml:space="preserve">it meets recommended WMO practices. This information enables users to assess data suitability for different applications, including climatological </w:t>
      </w:r>
      <w:r w:rsidR="00195D83">
        <w:rPr>
          <w:lang w:val="en-US"/>
        </w:rPr>
        <w:t xml:space="preserve">and climate change </w:t>
      </w:r>
      <w:r w:rsidR="00A91938" w:rsidRPr="002857DC">
        <w:rPr>
          <w:lang w:val="en-US"/>
        </w:rPr>
        <w:t>analyses, services, and international data exchange.</w:t>
      </w:r>
    </w:p>
    <w:p w14:paraId="1E88402C" w14:textId="77777777" w:rsidR="00A91938" w:rsidRPr="002857DC" w:rsidRDefault="00A91938" w:rsidP="00A91938">
      <w:pPr>
        <w:rPr>
          <w:lang w:val="en-US"/>
        </w:rPr>
      </w:pPr>
      <w:r w:rsidRPr="002857DC">
        <w:rPr>
          <w:lang w:val="en-US"/>
        </w:rPr>
        <w:t xml:space="preserve">According to the </w:t>
      </w:r>
      <w:r w:rsidRPr="00A5671B">
        <w:rPr>
          <w:rStyle w:val="Accentuation"/>
          <w:rFonts w:cstheme="minorHAnsi"/>
          <w:i w:val="0"/>
          <w:lang w:val="en-US"/>
        </w:rPr>
        <w:t>Guide to Instruments and Methods of Observation (WMO-No. 8)</w:t>
      </w:r>
      <w:r w:rsidRPr="002857DC">
        <w:rPr>
          <w:lang w:val="en-US"/>
        </w:rPr>
        <w:t xml:space="preserve"> (Annex 1.G), measurement quality is expressed using </w:t>
      </w:r>
      <w:r w:rsidRPr="002857DC">
        <w:rPr>
          <w:rStyle w:val="lev"/>
          <w:rFonts w:cstheme="minorHAnsi"/>
          <w:lang w:val="en-US"/>
        </w:rPr>
        <w:t>four classes (A to D)</w:t>
      </w:r>
      <w:r w:rsidRPr="002857DC">
        <w:rPr>
          <w:lang w:val="en-US"/>
        </w:rPr>
        <w:t>:</w:t>
      </w:r>
    </w:p>
    <w:p w14:paraId="6C129A98" w14:textId="77777777" w:rsidR="00A91938" w:rsidRPr="002857DC" w:rsidRDefault="00A91938" w:rsidP="005B44F5">
      <w:pPr>
        <w:pStyle w:val="NormalWeb"/>
        <w:numPr>
          <w:ilvl w:val="0"/>
          <w:numId w:val="5"/>
        </w:numPr>
        <w:rPr>
          <w:rFonts w:asciiTheme="minorHAnsi" w:hAnsiTheme="minorHAnsi" w:cstheme="minorHAnsi"/>
          <w:sz w:val="22"/>
          <w:szCs w:val="22"/>
          <w:lang w:val="en-US"/>
        </w:rPr>
      </w:pPr>
      <w:r w:rsidRPr="002857DC">
        <w:rPr>
          <w:rStyle w:val="lev"/>
          <w:rFonts w:asciiTheme="minorHAnsi" w:eastAsiaTheme="majorEastAsia" w:hAnsiTheme="minorHAnsi" w:cstheme="minorHAnsi"/>
          <w:sz w:val="22"/>
          <w:szCs w:val="22"/>
          <w:lang w:val="en-US"/>
        </w:rPr>
        <w:t>Class A</w:t>
      </w:r>
      <w:r w:rsidRPr="002857DC">
        <w:rPr>
          <w:rFonts w:asciiTheme="minorHAnsi" w:hAnsiTheme="minorHAnsi" w:cstheme="minorHAnsi"/>
          <w:sz w:val="22"/>
          <w:szCs w:val="22"/>
          <w:lang w:val="en-US"/>
        </w:rPr>
        <w:t xml:space="preserve"> represents the highest measurement quality and full compliance with recommended practices;</w:t>
      </w:r>
    </w:p>
    <w:p w14:paraId="20C1A56B" w14:textId="77777777" w:rsidR="00A91938" w:rsidRPr="002857DC" w:rsidRDefault="00A91938" w:rsidP="005B44F5">
      <w:pPr>
        <w:pStyle w:val="NormalWeb"/>
        <w:numPr>
          <w:ilvl w:val="0"/>
          <w:numId w:val="5"/>
        </w:numPr>
        <w:rPr>
          <w:rFonts w:asciiTheme="minorHAnsi" w:hAnsiTheme="minorHAnsi" w:cstheme="minorHAnsi"/>
          <w:sz w:val="22"/>
          <w:szCs w:val="22"/>
          <w:lang w:val="en-US"/>
        </w:rPr>
      </w:pPr>
      <w:r w:rsidRPr="002857DC">
        <w:rPr>
          <w:rStyle w:val="lev"/>
          <w:rFonts w:asciiTheme="minorHAnsi" w:eastAsiaTheme="majorEastAsia" w:hAnsiTheme="minorHAnsi" w:cstheme="minorHAnsi"/>
          <w:sz w:val="22"/>
          <w:szCs w:val="22"/>
          <w:lang w:val="en-US"/>
        </w:rPr>
        <w:t>Classes B and C</w:t>
      </w:r>
      <w:r w:rsidRPr="002857DC">
        <w:rPr>
          <w:rFonts w:asciiTheme="minorHAnsi" w:hAnsiTheme="minorHAnsi" w:cstheme="minorHAnsi"/>
          <w:sz w:val="22"/>
          <w:szCs w:val="22"/>
          <w:lang w:val="en-US"/>
        </w:rPr>
        <w:t xml:space="preserve"> reflect decreasing levels of compliance or increasing uncertainty;</w:t>
      </w:r>
    </w:p>
    <w:p w14:paraId="3FF3B870" w14:textId="77777777" w:rsidR="00A91938" w:rsidRPr="002857DC" w:rsidRDefault="00A91938" w:rsidP="005B44F5">
      <w:pPr>
        <w:pStyle w:val="NormalWeb"/>
        <w:numPr>
          <w:ilvl w:val="0"/>
          <w:numId w:val="5"/>
        </w:numPr>
        <w:rPr>
          <w:rFonts w:asciiTheme="minorHAnsi" w:hAnsiTheme="minorHAnsi" w:cstheme="minorHAnsi"/>
          <w:sz w:val="22"/>
          <w:szCs w:val="22"/>
          <w:lang w:val="en-US"/>
        </w:rPr>
      </w:pPr>
      <w:r w:rsidRPr="002857DC">
        <w:rPr>
          <w:rStyle w:val="lev"/>
          <w:rFonts w:asciiTheme="minorHAnsi" w:eastAsiaTheme="majorEastAsia" w:hAnsiTheme="minorHAnsi" w:cstheme="minorHAnsi"/>
          <w:sz w:val="22"/>
          <w:szCs w:val="22"/>
          <w:lang w:val="en-US"/>
        </w:rPr>
        <w:t>Class D</w:t>
      </w:r>
      <w:r w:rsidRPr="002857DC">
        <w:rPr>
          <w:rFonts w:asciiTheme="minorHAnsi" w:hAnsiTheme="minorHAnsi" w:cstheme="minorHAnsi"/>
          <w:sz w:val="22"/>
          <w:szCs w:val="22"/>
          <w:lang w:val="en-US"/>
        </w:rPr>
        <w:t xml:space="preserve"> indicates the lowest level of measurement quality.</w:t>
      </w:r>
    </w:p>
    <w:p w14:paraId="03F76DDE" w14:textId="28919084" w:rsidR="00A91938" w:rsidRPr="002857DC" w:rsidRDefault="00A91938" w:rsidP="00A91938">
      <w:pPr>
        <w:rPr>
          <w:lang w:val="en-US"/>
        </w:rPr>
      </w:pPr>
      <w:r w:rsidRPr="002857DC">
        <w:rPr>
          <w:lang w:val="en-US"/>
        </w:rPr>
        <w:t xml:space="preserve">For DAYCLI implementation, these metadata elements are </w:t>
      </w:r>
      <w:r w:rsidR="009F0133">
        <w:rPr>
          <w:lang w:val="en-US"/>
        </w:rPr>
        <w:t xml:space="preserve">required </w:t>
      </w:r>
      <w:r w:rsidRPr="002857DC">
        <w:rPr>
          <w:lang w:val="en-US"/>
        </w:rPr>
        <w:t>for:</w:t>
      </w:r>
    </w:p>
    <w:p w14:paraId="463E9492" w14:textId="77777777" w:rsidR="00A91938" w:rsidRPr="002857DC" w:rsidRDefault="00A91938" w:rsidP="005B44F5">
      <w:pPr>
        <w:pStyle w:val="NormalWeb"/>
        <w:numPr>
          <w:ilvl w:val="0"/>
          <w:numId w:val="6"/>
        </w:numPr>
        <w:rPr>
          <w:rFonts w:asciiTheme="minorHAnsi" w:hAnsiTheme="minorHAnsi" w:cstheme="minorHAnsi"/>
          <w:sz w:val="22"/>
          <w:szCs w:val="22"/>
          <w:lang w:val="en-US"/>
        </w:rPr>
      </w:pPr>
      <w:r w:rsidRPr="002857DC">
        <w:rPr>
          <w:rStyle w:val="lev"/>
          <w:rFonts w:asciiTheme="minorHAnsi" w:eastAsiaTheme="majorEastAsia" w:hAnsiTheme="minorHAnsi" w:cstheme="minorHAnsi"/>
          <w:sz w:val="22"/>
          <w:szCs w:val="22"/>
          <w:lang w:val="en-US"/>
        </w:rPr>
        <w:t>Air temperature</w:t>
      </w:r>
      <w:r w:rsidRPr="002857DC">
        <w:rPr>
          <w:rFonts w:asciiTheme="minorHAnsi" w:hAnsiTheme="minorHAnsi" w:cstheme="minorHAnsi"/>
          <w:sz w:val="22"/>
          <w:szCs w:val="22"/>
          <w:lang w:val="en-US"/>
        </w:rPr>
        <w:t xml:space="preserve"> (maximum, minimum, and mean daily values), and</w:t>
      </w:r>
    </w:p>
    <w:p w14:paraId="69D68458" w14:textId="7C750C30" w:rsidR="00A91938" w:rsidRPr="002857DC" w:rsidRDefault="00A91938" w:rsidP="005B44F5">
      <w:pPr>
        <w:pStyle w:val="NormalWeb"/>
        <w:numPr>
          <w:ilvl w:val="0"/>
          <w:numId w:val="6"/>
        </w:numPr>
        <w:rPr>
          <w:rFonts w:asciiTheme="minorHAnsi" w:hAnsiTheme="minorHAnsi" w:cstheme="minorHAnsi"/>
          <w:sz w:val="22"/>
          <w:szCs w:val="22"/>
        </w:rPr>
      </w:pPr>
      <w:proofErr w:type="spellStart"/>
      <w:r w:rsidRPr="002857DC">
        <w:rPr>
          <w:rStyle w:val="lev"/>
          <w:rFonts w:asciiTheme="minorHAnsi" w:eastAsiaTheme="majorEastAsia" w:hAnsiTheme="minorHAnsi" w:cstheme="minorHAnsi"/>
          <w:sz w:val="22"/>
          <w:szCs w:val="22"/>
        </w:rPr>
        <w:t>Precipitation</w:t>
      </w:r>
      <w:proofErr w:type="spellEnd"/>
      <w:r w:rsidRPr="002857DC">
        <w:rPr>
          <w:rFonts w:asciiTheme="minorHAnsi" w:hAnsiTheme="minorHAnsi" w:cstheme="minorHAnsi"/>
          <w:sz w:val="22"/>
          <w:szCs w:val="22"/>
        </w:rPr>
        <w:t xml:space="preserve"> (</w:t>
      </w:r>
      <w:proofErr w:type="spellStart"/>
      <w:r w:rsidRPr="002857DC">
        <w:rPr>
          <w:rFonts w:asciiTheme="minorHAnsi" w:hAnsiTheme="minorHAnsi" w:cstheme="minorHAnsi"/>
          <w:sz w:val="22"/>
          <w:szCs w:val="22"/>
        </w:rPr>
        <w:t>daily</w:t>
      </w:r>
      <w:proofErr w:type="spellEnd"/>
      <w:r w:rsidRPr="002857DC">
        <w:rPr>
          <w:rFonts w:asciiTheme="minorHAnsi" w:hAnsiTheme="minorHAnsi" w:cstheme="minorHAnsi"/>
          <w:sz w:val="22"/>
          <w:szCs w:val="22"/>
        </w:rPr>
        <w:t xml:space="preserve"> </w:t>
      </w:r>
      <w:proofErr w:type="spellStart"/>
      <w:r w:rsidRPr="002857DC">
        <w:rPr>
          <w:rFonts w:asciiTheme="minorHAnsi" w:hAnsiTheme="minorHAnsi" w:cstheme="minorHAnsi"/>
          <w:sz w:val="22"/>
          <w:szCs w:val="22"/>
        </w:rPr>
        <w:t>totals</w:t>
      </w:r>
      <w:proofErr w:type="spellEnd"/>
      <w:r w:rsidRPr="002857DC">
        <w:rPr>
          <w:rFonts w:asciiTheme="minorHAnsi" w:hAnsiTheme="minorHAnsi" w:cstheme="minorHAnsi"/>
          <w:sz w:val="22"/>
          <w:szCs w:val="22"/>
        </w:rPr>
        <w:t>)</w:t>
      </w:r>
      <w:r w:rsidR="008F53B1">
        <w:rPr>
          <w:rFonts w:asciiTheme="minorHAnsi" w:hAnsiTheme="minorHAnsi" w:cstheme="minorHAnsi"/>
          <w:sz w:val="22"/>
          <w:szCs w:val="22"/>
        </w:rPr>
        <w:t>.</w:t>
      </w:r>
    </w:p>
    <w:p w14:paraId="65A025F8" w14:textId="066C9F5D" w:rsidR="00A91938" w:rsidRPr="002857DC" w:rsidRDefault="00785199" w:rsidP="00A91938">
      <w:pPr>
        <w:rPr>
          <w:lang w:val="en-US"/>
        </w:rPr>
      </w:pPr>
      <w:r>
        <w:rPr>
          <w:lang w:val="en-US"/>
        </w:rPr>
        <w:lastRenderedPageBreak/>
        <w:t xml:space="preserve">Members should </w:t>
      </w:r>
      <w:r w:rsidR="00F86638">
        <w:rPr>
          <w:lang w:val="en-US"/>
        </w:rPr>
        <w:t xml:space="preserve">ensure that information on </w:t>
      </w:r>
      <w:r w:rsidR="0097165F">
        <w:rPr>
          <w:lang w:val="en-US"/>
        </w:rPr>
        <w:t>siting and measurement quality classifications for a sensor and a station</w:t>
      </w:r>
      <w:r w:rsidR="00DA2BBC">
        <w:rPr>
          <w:lang w:val="en-US"/>
        </w:rPr>
        <w:t xml:space="preserve"> are kept up to date.</w:t>
      </w:r>
    </w:p>
    <w:p w14:paraId="4326C908" w14:textId="44798D26" w:rsidR="00876A0E" w:rsidRDefault="00876A0E" w:rsidP="00A91938">
      <w:pPr>
        <w:rPr>
          <w:lang w:val="en-US"/>
        </w:rPr>
      </w:pPr>
      <w:r>
        <w:rPr>
          <w:lang w:val="en-US"/>
        </w:rPr>
        <w:t xml:space="preserve">Although provision of </w:t>
      </w:r>
      <w:r w:rsidRPr="00C835DF">
        <w:rPr>
          <w:lang w:val="en-US"/>
        </w:rPr>
        <w:t xml:space="preserve">a classification for siting or measurement quality </w:t>
      </w:r>
      <w:r>
        <w:rPr>
          <w:lang w:val="en-US"/>
        </w:rPr>
        <w:t xml:space="preserve">is strongly encouraged, their absence </w:t>
      </w:r>
      <w:r w:rsidRPr="00C835DF">
        <w:rPr>
          <w:lang w:val="en-US"/>
        </w:rPr>
        <w:t>does not prevent the exchange of the DAYCL</w:t>
      </w:r>
      <w:r>
        <w:rPr>
          <w:lang w:val="en-US"/>
        </w:rPr>
        <w:t>I</w:t>
      </w:r>
      <w:r w:rsidRPr="00C835DF">
        <w:rPr>
          <w:lang w:val="en-US"/>
        </w:rPr>
        <w:t xml:space="preserve"> message</w:t>
      </w:r>
      <w:r>
        <w:rPr>
          <w:lang w:val="en-US"/>
        </w:rPr>
        <w:t>.</w:t>
      </w:r>
    </w:p>
    <w:p w14:paraId="4BDD7A8D" w14:textId="12E00070" w:rsidR="00A91938" w:rsidRPr="00300858" w:rsidRDefault="00A91938" w:rsidP="00A91938">
      <w:pPr>
        <w:rPr>
          <w:lang w:val="en-US"/>
        </w:rPr>
      </w:pPr>
      <w:r w:rsidRPr="002857DC">
        <w:rPr>
          <w:lang w:val="en-US"/>
        </w:rPr>
        <w:t>Detailed definitions, classification schemes, and implementation guidance shall follow the recommendations provided in the WMO reference material, in particular:</w:t>
      </w:r>
    </w:p>
    <w:p w14:paraId="0AB35CCD" w14:textId="77777777" w:rsidR="00A91938" w:rsidRPr="00300858" w:rsidRDefault="00A91938" w:rsidP="005B44F5">
      <w:pPr>
        <w:pStyle w:val="NormalWeb"/>
        <w:numPr>
          <w:ilvl w:val="0"/>
          <w:numId w:val="7"/>
        </w:numPr>
        <w:rPr>
          <w:rFonts w:asciiTheme="minorHAnsi" w:hAnsiTheme="minorHAnsi" w:cstheme="minorHAnsi"/>
          <w:sz w:val="22"/>
          <w:szCs w:val="22"/>
          <w:lang w:val="en-US"/>
        </w:rPr>
      </w:pPr>
      <w:r w:rsidRPr="00300858">
        <w:rPr>
          <w:rStyle w:val="Rfrencelgre"/>
          <w:rFonts w:eastAsiaTheme="majorEastAsia"/>
        </w:rPr>
        <w:t>Guide to Instruments and Methods of Observation (WMO-No. 8)</w:t>
      </w:r>
      <w:r w:rsidRPr="00300858">
        <w:rPr>
          <w:rFonts w:asciiTheme="minorHAnsi" w:hAnsiTheme="minorHAnsi" w:cstheme="minorHAnsi"/>
          <w:sz w:val="22"/>
          <w:szCs w:val="22"/>
          <w:lang w:val="en-US"/>
        </w:rPr>
        <w:t>, including Annex 1.D and Annex 1.G</w:t>
      </w:r>
    </w:p>
    <w:p w14:paraId="1DFBD554" w14:textId="77777777" w:rsidR="00A91938" w:rsidRPr="00300858" w:rsidRDefault="00A91938" w:rsidP="005B44F5">
      <w:pPr>
        <w:pStyle w:val="NormalWeb"/>
        <w:numPr>
          <w:ilvl w:val="0"/>
          <w:numId w:val="7"/>
        </w:numPr>
        <w:rPr>
          <w:rFonts w:asciiTheme="minorHAnsi" w:hAnsiTheme="minorHAnsi" w:cstheme="minorHAnsi"/>
          <w:sz w:val="22"/>
          <w:szCs w:val="22"/>
          <w:lang w:val="en-US"/>
        </w:rPr>
      </w:pPr>
      <w:r w:rsidRPr="00300858">
        <w:rPr>
          <w:rFonts w:asciiTheme="minorHAnsi" w:hAnsiTheme="minorHAnsi" w:cstheme="minorHAnsi"/>
          <w:sz w:val="22"/>
          <w:szCs w:val="22"/>
          <w:lang w:val="en-US"/>
        </w:rPr>
        <w:t xml:space="preserve">Relevant provisions in the </w:t>
      </w:r>
      <w:r w:rsidRPr="00300858">
        <w:rPr>
          <w:rStyle w:val="Accentuation"/>
          <w:rFonts w:asciiTheme="minorHAnsi" w:eastAsiaTheme="majorEastAsia" w:hAnsiTheme="minorHAnsi" w:cstheme="minorHAnsi"/>
          <w:sz w:val="22"/>
          <w:szCs w:val="22"/>
          <w:lang w:val="en-US"/>
        </w:rPr>
        <w:t>Manual on Codes (WMO-No. 306)</w:t>
      </w:r>
      <w:r w:rsidRPr="00300858">
        <w:rPr>
          <w:rFonts w:asciiTheme="minorHAnsi" w:hAnsiTheme="minorHAnsi" w:cstheme="minorHAnsi"/>
          <w:sz w:val="22"/>
          <w:szCs w:val="22"/>
          <w:lang w:val="en-US"/>
        </w:rPr>
        <w:t xml:space="preserve"> and associated BUFR specifications.</w:t>
      </w:r>
    </w:p>
    <w:p w14:paraId="1AA85441" w14:textId="44389EC7" w:rsidR="00A91938" w:rsidRPr="0083609F" w:rsidRDefault="00A91938" w:rsidP="00A91938">
      <w:pPr>
        <w:rPr>
          <w:rFonts w:eastAsia="Times New Roman" w:cstheme="minorHAnsi"/>
          <w:kern w:val="0"/>
          <w:lang w:val="en-US" w:eastAsia="fr-FR"/>
          <w14:ligatures w14:val="none"/>
        </w:rPr>
      </w:pPr>
      <w:r w:rsidRPr="00C57E4A">
        <w:rPr>
          <w:rStyle w:val="lev"/>
          <w:rFonts w:cstheme="minorHAnsi"/>
          <w:bCs w:val="0"/>
        </w:rPr>
        <w:t>Example</w:t>
      </w:r>
      <w:r>
        <w:rPr>
          <w:rStyle w:val="lev"/>
          <w:rFonts w:cstheme="minorHAnsi"/>
          <w:bCs w:val="0"/>
        </w:rPr>
        <w:t xml:space="preserve"> for Temperature and Precipitation sensors </w:t>
      </w:r>
      <w:r w:rsidRPr="0097165F">
        <w:rPr>
          <w:rStyle w:val="lev"/>
          <w:rFonts w:cstheme="minorHAnsi"/>
          <w:bCs w:val="0"/>
          <w:u w:val="single"/>
        </w:rPr>
        <w:t>in a meteorological station</w:t>
      </w:r>
      <w:r w:rsidRPr="0083609F">
        <w:rPr>
          <w:rFonts w:eastAsia="Times New Roman" w:cstheme="minorHAnsi"/>
          <w:kern w:val="0"/>
          <w:lang w:val="en-US" w:eastAsia="fr-FR"/>
          <w14:ligatures w14:val="none"/>
        </w:rPr>
        <w:t xml:space="preserve">: </w:t>
      </w:r>
    </w:p>
    <w:p w14:paraId="46B4EF2B" w14:textId="2A421782" w:rsidR="00A91938" w:rsidRPr="007803C7" w:rsidRDefault="00A91938" w:rsidP="005B44F5">
      <w:pPr>
        <w:numPr>
          <w:ilvl w:val="0"/>
          <w:numId w:val="3"/>
        </w:numPr>
        <w:spacing w:before="100" w:beforeAutospacing="1" w:after="100" w:afterAutospacing="1" w:line="240" w:lineRule="auto"/>
        <w:jc w:val="left"/>
        <w:rPr>
          <w:rFonts w:eastAsia="Times New Roman" w:cstheme="minorHAnsi"/>
          <w:kern w:val="0"/>
          <w:lang w:val="en-US" w:eastAsia="fr-FR"/>
          <w14:ligatures w14:val="none"/>
        </w:rPr>
      </w:pPr>
      <w:r w:rsidRPr="00300858">
        <w:rPr>
          <w:rFonts w:eastAsia="Times New Roman" w:cstheme="minorHAnsi"/>
          <w:b/>
          <w:bCs/>
          <w:kern w:val="0"/>
          <w:lang w:val="en-US" w:eastAsia="fr-FR"/>
          <w14:ligatures w14:val="none"/>
        </w:rPr>
        <w:t xml:space="preserve">Temperature </w:t>
      </w:r>
      <w:r w:rsidR="00300858" w:rsidRPr="00300858">
        <w:rPr>
          <w:rFonts w:eastAsia="Times New Roman" w:cstheme="minorHAnsi"/>
          <w:b/>
          <w:bCs/>
          <w:kern w:val="0"/>
          <w:lang w:val="en-US" w:eastAsia="fr-FR"/>
          <w14:ligatures w14:val="none"/>
        </w:rPr>
        <w:t>sensor</w:t>
      </w:r>
      <w:r w:rsidRPr="007803C7">
        <w:rPr>
          <w:rFonts w:eastAsia="Times New Roman" w:cstheme="minorHAnsi"/>
          <w:kern w:val="0"/>
          <w:lang w:val="en-US" w:eastAsia="fr-FR"/>
          <w14:ligatures w14:val="none"/>
        </w:rPr>
        <w:t xml:space="preserve"> </w:t>
      </w:r>
    </w:p>
    <w:p w14:paraId="26482F3F" w14:textId="77777777" w:rsidR="00A91938" w:rsidRPr="007803C7" w:rsidRDefault="00A91938" w:rsidP="005B44F5">
      <w:pPr>
        <w:numPr>
          <w:ilvl w:val="1"/>
          <w:numId w:val="3"/>
        </w:numPr>
        <w:spacing w:before="100" w:beforeAutospacing="1" w:after="100" w:afterAutospacing="1" w:line="240" w:lineRule="auto"/>
        <w:jc w:val="left"/>
        <w:rPr>
          <w:rFonts w:eastAsia="Times New Roman" w:cstheme="minorHAnsi"/>
          <w:kern w:val="0"/>
          <w:lang w:val="en-US" w:eastAsia="fr-FR"/>
          <w14:ligatures w14:val="none"/>
        </w:rPr>
      </w:pPr>
      <w:r w:rsidRPr="007803C7">
        <w:rPr>
          <w:rFonts w:eastAsia="Times New Roman" w:cstheme="minorHAnsi"/>
          <w:kern w:val="0"/>
          <w:lang w:val="en-US" w:eastAsia="fr-FR"/>
          <w14:ligatures w14:val="none"/>
        </w:rPr>
        <w:t>Siting classification: Class 1</w:t>
      </w:r>
    </w:p>
    <w:p w14:paraId="3A494992" w14:textId="77777777" w:rsidR="00A91938" w:rsidRPr="00300858" w:rsidRDefault="00A91938" w:rsidP="005B44F5">
      <w:pPr>
        <w:numPr>
          <w:ilvl w:val="1"/>
          <w:numId w:val="3"/>
        </w:numPr>
        <w:spacing w:before="100" w:beforeAutospacing="1" w:after="100" w:afterAutospacing="1" w:line="240" w:lineRule="auto"/>
        <w:jc w:val="left"/>
        <w:rPr>
          <w:rFonts w:eastAsia="Times New Roman" w:cstheme="minorHAnsi"/>
          <w:kern w:val="0"/>
          <w:lang w:val="en-US" w:eastAsia="fr-FR"/>
          <w14:ligatures w14:val="none"/>
        </w:rPr>
      </w:pPr>
      <w:r w:rsidRPr="007803C7">
        <w:rPr>
          <w:lang w:val="en-US"/>
        </w:rPr>
        <w:t xml:space="preserve">Measurement quality classification: Class B </w:t>
      </w:r>
    </w:p>
    <w:p w14:paraId="28983D08" w14:textId="77777777" w:rsidR="00A91938" w:rsidRPr="007803C7" w:rsidRDefault="00A91938" w:rsidP="005B44F5">
      <w:pPr>
        <w:pStyle w:val="Paragraphedeliste"/>
        <w:numPr>
          <w:ilvl w:val="0"/>
          <w:numId w:val="3"/>
        </w:numPr>
        <w:spacing w:before="100" w:beforeAutospacing="1" w:after="100" w:afterAutospacing="1" w:line="240" w:lineRule="auto"/>
        <w:jc w:val="left"/>
        <w:rPr>
          <w:rFonts w:eastAsia="Times New Roman" w:cstheme="minorHAnsi"/>
          <w:b/>
          <w:kern w:val="0"/>
          <w:lang w:val="en-US" w:eastAsia="fr-FR"/>
          <w14:ligatures w14:val="none"/>
        </w:rPr>
      </w:pPr>
      <w:r w:rsidRPr="007803C7">
        <w:rPr>
          <w:rFonts w:eastAsia="Times New Roman" w:cstheme="minorHAnsi"/>
          <w:b/>
          <w:kern w:val="0"/>
          <w:lang w:val="en-US" w:eastAsia="fr-FR"/>
          <w14:ligatures w14:val="none"/>
        </w:rPr>
        <w:t xml:space="preserve">Precipitation sensor (e.g. </w:t>
      </w:r>
      <w:proofErr w:type="spellStart"/>
      <w:r w:rsidRPr="007803C7">
        <w:rPr>
          <w:rFonts w:eastAsia="Times New Roman" w:cstheme="minorHAnsi"/>
          <w:b/>
          <w:kern w:val="0"/>
          <w:lang w:val="en-US" w:eastAsia="fr-FR"/>
          <w14:ligatures w14:val="none"/>
        </w:rPr>
        <w:t>raingauge</w:t>
      </w:r>
      <w:proofErr w:type="spellEnd"/>
      <w:r w:rsidRPr="007803C7">
        <w:rPr>
          <w:rFonts w:eastAsia="Times New Roman" w:cstheme="minorHAnsi"/>
          <w:b/>
          <w:kern w:val="0"/>
          <w:lang w:val="en-US" w:eastAsia="fr-FR"/>
          <w14:ligatures w14:val="none"/>
        </w:rPr>
        <w:t>)</w:t>
      </w:r>
    </w:p>
    <w:p w14:paraId="736A3152" w14:textId="77777777" w:rsidR="00A91938" w:rsidRPr="007803C7" w:rsidRDefault="00A91938" w:rsidP="005B44F5">
      <w:pPr>
        <w:numPr>
          <w:ilvl w:val="1"/>
          <w:numId w:val="3"/>
        </w:numPr>
        <w:spacing w:before="100" w:beforeAutospacing="1" w:after="100" w:afterAutospacing="1" w:line="240" w:lineRule="auto"/>
        <w:jc w:val="left"/>
        <w:rPr>
          <w:rFonts w:eastAsia="Times New Roman" w:cstheme="minorHAnsi"/>
          <w:kern w:val="0"/>
          <w:lang w:val="en-US" w:eastAsia="fr-FR"/>
          <w14:ligatures w14:val="none"/>
        </w:rPr>
      </w:pPr>
      <w:r w:rsidRPr="007803C7">
        <w:rPr>
          <w:rFonts w:eastAsia="Times New Roman" w:cstheme="minorHAnsi"/>
          <w:kern w:val="0"/>
          <w:lang w:val="en-US" w:eastAsia="fr-FR"/>
          <w14:ligatures w14:val="none"/>
        </w:rPr>
        <w:t>Siting classification: Class 2</w:t>
      </w:r>
    </w:p>
    <w:p w14:paraId="4BF319B0" w14:textId="77777777" w:rsidR="00A91938" w:rsidRPr="00300858" w:rsidRDefault="00A91938" w:rsidP="005B44F5">
      <w:pPr>
        <w:numPr>
          <w:ilvl w:val="1"/>
          <w:numId w:val="3"/>
        </w:numPr>
        <w:spacing w:before="100" w:beforeAutospacing="1" w:after="100" w:afterAutospacing="1" w:line="240" w:lineRule="auto"/>
        <w:jc w:val="left"/>
        <w:rPr>
          <w:rFonts w:eastAsia="Times New Roman" w:cstheme="minorHAnsi"/>
          <w:kern w:val="0"/>
          <w:lang w:val="en-US" w:eastAsia="fr-FR"/>
          <w14:ligatures w14:val="none"/>
        </w:rPr>
      </w:pPr>
      <w:r w:rsidRPr="007803C7">
        <w:rPr>
          <w:lang w:val="en-US"/>
        </w:rPr>
        <w:t>Measurement quality classification: Class C</w:t>
      </w:r>
    </w:p>
    <w:p w14:paraId="0A85EF85" w14:textId="41DCC791" w:rsidR="00A91938" w:rsidRDefault="00A91938" w:rsidP="00A91938">
      <w:pPr>
        <w:rPr>
          <w:rStyle w:val="lev"/>
          <w:b w:val="0"/>
          <w:bCs w:val="0"/>
          <w:lang w:val="en-US"/>
        </w:rPr>
      </w:pPr>
      <w:r>
        <w:rPr>
          <w:rStyle w:val="lev"/>
          <w:b w:val="0"/>
          <w:bCs w:val="0"/>
          <w:lang w:val="en-US"/>
        </w:rPr>
        <w:t xml:space="preserve">Note: For the BUFR message siting and measurement quality classifications classes are </w:t>
      </w:r>
      <w:r w:rsidR="008F53B1">
        <w:rPr>
          <w:rStyle w:val="lev"/>
          <w:b w:val="0"/>
          <w:bCs w:val="0"/>
          <w:lang w:val="en-US"/>
        </w:rPr>
        <w:t xml:space="preserve">combined </w:t>
      </w:r>
      <w:r>
        <w:rPr>
          <w:rStyle w:val="lev"/>
          <w:b w:val="0"/>
          <w:bCs w:val="0"/>
          <w:lang w:val="en-US"/>
        </w:rPr>
        <w:t xml:space="preserve">and are assigned to a unique code. </w:t>
      </w:r>
      <w:r w:rsidR="0009063C">
        <w:rPr>
          <w:rStyle w:val="lev"/>
          <w:b w:val="0"/>
          <w:bCs w:val="0"/>
          <w:lang w:val="en-US"/>
        </w:rPr>
        <w:t xml:space="preserve">These are summarized in </w:t>
      </w:r>
      <w:r w:rsidR="000E651A">
        <w:rPr>
          <w:rStyle w:val="lev"/>
          <w:b w:val="0"/>
          <w:bCs w:val="0"/>
          <w:lang w:val="en-US"/>
        </w:rPr>
        <w:t>Annexes</w:t>
      </w:r>
      <w:r>
        <w:rPr>
          <w:rStyle w:val="lev"/>
          <w:b w:val="0"/>
          <w:bCs w:val="0"/>
          <w:lang w:val="en-US"/>
        </w:rPr>
        <w:t xml:space="preserve"> </w:t>
      </w:r>
      <w:r w:rsidR="00BC419F">
        <w:rPr>
          <w:rStyle w:val="lev"/>
          <w:b w:val="0"/>
          <w:bCs w:val="0"/>
          <w:lang w:val="en-US"/>
        </w:rPr>
        <w:t>D</w:t>
      </w:r>
      <w:r>
        <w:rPr>
          <w:rStyle w:val="lev"/>
          <w:b w:val="0"/>
          <w:bCs w:val="0"/>
          <w:lang w:val="en-US"/>
        </w:rPr>
        <w:t xml:space="preserve"> </w:t>
      </w:r>
      <w:r w:rsidR="00C41E86">
        <w:rPr>
          <w:rStyle w:val="lev"/>
          <w:b w:val="0"/>
          <w:bCs w:val="0"/>
          <w:lang w:val="en-US"/>
        </w:rPr>
        <w:t>and E</w:t>
      </w:r>
      <w:r w:rsidR="000E651A">
        <w:rPr>
          <w:rStyle w:val="lev"/>
          <w:b w:val="0"/>
          <w:bCs w:val="0"/>
          <w:lang w:val="en-US"/>
        </w:rPr>
        <w:t>.</w:t>
      </w:r>
      <w:r w:rsidR="00C41E86">
        <w:rPr>
          <w:rStyle w:val="lev"/>
          <w:b w:val="0"/>
          <w:bCs w:val="0"/>
          <w:lang w:val="en-US"/>
        </w:rPr>
        <w:t xml:space="preserve"> </w:t>
      </w:r>
      <w:r w:rsidR="008F53B1">
        <w:rPr>
          <w:rStyle w:val="lev"/>
          <w:b w:val="0"/>
          <w:bCs w:val="0"/>
          <w:lang w:val="en-US"/>
        </w:rPr>
        <w:t>Table-6 provides examples of the siting and measurement classification for temperature and precipitation.</w:t>
      </w:r>
    </w:p>
    <w:tbl>
      <w:tblPr>
        <w:tblStyle w:val="Tramemoyenne2-Accent5"/>
        <w:tblW w:w="375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60" w:firstRow="1" w:lastRow="1" w:firstColumn="0" w:lastColumn="0" w:noHBand="1" w:noVBand="1"/>
      </w:tblPr>
      <w:tblGrid>
        <w:gridCol w:w="2614"/>
        <w:gridCol w:w="2613"/>
        <w:gridCol w:w="2615"/>
      </w:tblGrid>
      <w:tr w:rsidR="0097165F" w14:paraId="05F2BF78" w14:textId="77777777" w:rsidTr="00F67642">
        <w:trPr>
          <w:cnfStyle w:val="100000000000" w:firstRow="1" w:lastRow="0" w:firstColumn="0" w:lastColumn="0" w:oddVBand="0" w:evenVBand="0" w:oddHBand="0" w:evenHBand="0" w:firstRowFirstColumn="0" w:firstRowLastColumn="0" w:lastRowFirstColumn="0" w:lastRowLastColumn="0"/>
        </w:trPr>
        <w:tc>
          <w:tcPr>
            <w:tcW w:w="1667" w:type="pct"/>
            <w:tcBorders>
              <w:top w:val="none" w:sz="0" w:space="0" w:color="auto"/>
              <w:left w:val="none" w:sz="0" w:space="0" w:color="auto"/>
              <w:bottom w:val="none" w:sz="0" w:space="0" w:color="auto"/>
              <w:right w:val="none" w:sz="0" w:space="0" w:color="auto"/>
            </w:tcBorders>
            <w:noWrap/>
          </w:tcPr>
          <w:p w14:paraId="2166D08F" w14:textId="48E7BBA1" w:rsidR="0097165F" w:rsidRDefault="007D1EE8" w:rsidP="00F67642">
            <w:pPr>
              <w:jc w:val="left"/>
            </w:pPr>
            <w:r>
              <w:t xml:space="preserve">BUFR </w:t>
            </w:r>
            <w:r w:rsidR="0097165F">
              <w:t>Table Reference</w:t>
            </w:r>
            <w:r w:rsidR="0097165F">
              <w:br/>
              <w:t>F X Y</w:t>
            </w:r>
          </w:p>
        </w:tc>
        <w:tc>
          <w:tcPr>
            <w:tcW w:w="1666" w:type="pct"/>
            <w:tcBorders>
              <w:top w:val="none" w:sz="0" w:space="0" w:color="auto"/>
              <w:left w:val="none" w:sz="0" w:space="0" w:color="auto"/>
              <w:bottom w:val="none" w:sz="0" w:space="0" w:color="auto"/>
              <w:right w:val="none" w:sz="0" w:space="0" w:color="auto"/>
            </w:tcBorders>
          </w:tcPr>
          <w:p w14:paraId="005BBFD1" w14:textId="77777777" w:rsidR="0097165F" w:rsidRDefault="0097165F" w:rsidP="00F67642">
            <w:pPr>
              <w:jc w:val="left"/>
            </w:pPr>
            <w:proofErr w:type="spellStart"/>
            <w:r>
              <w:t>Element</w:t>
            </w:r>
            <w:proofErr w:type="spellEnd"/>
            <w:r>
              <w:t xml:space="preserve"> Name</w:t>
            </w:r>
          </w:p>
        </w:tc>
        <w:tc>
          <w:tcPr>
            <w:tcW w:w="1667" w:type="pct"/>
            <w:tcBorders>
              <w:top w:val="none" w:sz="0" w:space="0" w:color="auto"/>
              <w:left w:val="none" w:sz="0" w:space="0" w:color="auto"/>
              <w:bottom w:val="none" w:sz="0" w:space="0" w:color="auto"/>
              <w:right w:val="none" w:sz="0" w:space="0" w:color="auto"/>
            </w:tcBorders>
          </w:tcPr>
          <w:p w14:paraId="5ADA5B70" w14:textId="77777777" w:rsidR="0097165F" w:rsidRPr="008A7FD6" w:rsidRDefault="0097165F" w:rsidP="00F67642">
            <w:pPr>
              <w:jc w:val="left"/>
              <w:rPr>
                <w:lang w:val="en-US"/>
              </w:rPr>
            </w:pPr>
            <w:r w:rsidRPr="008A7FD6">
              <w:rPr>
                <w:lang w:val="en-US"/>
              </w:rPr>
              <w:t>Element Description or/and v</w:t>
            </w:r>
            <w:r>
              <w:rPr>
                <w:lang w:val="en-US"/>
              </w:rPr>
              <w:t>alue</w:t>
            </w:r>
          </w:p>
        </w:tc>
      </w:tr>
      <w:tr w:rsidR="0097165F" w14:paraId="1D19966F" w14:textId="77777777" w:rsidTr="006D0D98">
        <w:tc>
          <w:tcPr>
            <w:tcW w:w="1667" w:type="pct"/>
            <w:noWrap/>
          </w:tcPr>
          <w:p w14:paraId="4CA8100C" w14:textId="78064FBA" w:rsidR="0097165F" w:rsidRDefault="0097165F" w:rsidP="00F67642">
            <w:pPr>
              <w:jc w:val="left"/>
            </w:pPr>
            <w:r>
              <w:t>0 08 095</w:t>
            </w:r>
          </w:p>
        </w:tc>
        <w:tc>
          <w:tcPr>
            <w:tcW w:w="1666" w:type="pct"/>
          </w:tcPr>
          <w:p w14:paraId="667C71B3" w14:textId="46C0469C" w:rsidR="0097165F" w:rsidRPr="0097165F" w:rsidRDefault="0097165F" w:rsidP="00F67642">
            <w:pPr>
              <w:jc w:val="left"/>
              <w:rPr>
                <w:lang w:val="en-US"/>
              </w:rPr>
            </w:pPr>
            <w:r w:rsidRPr="0097165F">
              <w:rPr>
                <w:lang w:val="en-US"/>
              </w:rPr>
              <w:t>Siting and measurement quality classification for temperature</w:t>
            </w:r>
          </w:p>
        </w:tc>
        <w:tc>
          <w:tcPr>
            <w:tcW w:w="1667" w:type="pct"/>
          </w:tcPr>
          <w:p w14:paraId="075D307B" w14:textId="186241E8" w:rsidR="0097165F" w:rsidRPr="00165A8D" w:rsidRDefault="00165A8D" w:rsidP="00165A8D">
            <w:pPr>
              <w:jc w:val="left"/>
              <w:rPr>
                <w:lang w:val="en-US"/>
              </w:rPr>
            </w:pPr>
            <w:r w:rsidRPr="00165A8D">
              <w:rPr>
                <w:rFonts w:ascii="Courier New" w:eastAsia="Times New Roman" w:hAnsi="Courier New" w:cs="Courier New"/>
                <w:sz w:val="20"/>
                <w:szCs w:val="20"/>
                <w:lang w:val="en-US"/>
              </w:rPr>
              <w:t>2</w:t>
            </w:r>
            <w:r w:rsidRPr="00165A8D">
              <w:rPr>
                <w:rFonts w:eastAsia="Times New Roman" w:cstheme="minorHAnsi"/>
                <w:lang w:val="en-US"/>
              </w:rPr>
              <w:t xml:space="preserve">   # </w:t>
            </w:r>
            <w:bookmarkStart w:id="25" w:name="_Hlk227936915"/>
            <w:r w:rsidRPr="00165A8D">
              <w:rPr>
                <w:rFonts w:eastAsia="Times New Roman" w:cstheme="minorHAnsi"/>
                <w:lang w:val="en-US"/>
              </w:rPr>
              <w:t>Siting and measurement for temperature</w:t>
            </w:r>
            <w:bookmarkEnd w:id="25"/>
            <w:r w:rsidRPr="00165A8D">
              <w:rPr>
                <w:rFonts w:eastAsia="Times New Roman" w:cstheme="minorHAnsi"/>
                <w:lang w:val="en-US"/>
              </w:rPr>
              <w:t xml:space="preserve">, Classes 1 and B, 1B equivalent to code </w:t>
            </w:r>
            <w:r w:rsidRPr="00165A8D">
              <w:rPr>
                <w:rFonts w:eastAsia="Times New Roman" w:cstheme="minorHAnsi"/>
                <w:b/>
                <w:lang w:val="en-US"/>
              </w:rPr>
              <w:t>2</w:t>
            </w:r>
          </w:p>
        </w:tc>
      </w:tr>
      <w:tr w:rsidR="0097165F" w14:paraId="7524961C" w14:textId="77777777" w:rsidTr="006D0D98">
        <w:tc>
          <w:tcPr>
            <w:tcW w:w="1667" w:type="pct"/>
            <w:noWrap/>
          </w:tcPr>
          <w:p w14:paraId="27F00FBF" w14:textId="59D3EDF3" w:rsidR="0097165F" w:rsidRDefault="0097165F" w:rsidP="00F67642">
            <w:pPr>
              <w:jc w:val="left"/>
            </w:pPr>
            <w:r>
              <w:t xml:space="preserve">0 08 </w:t>
            </w:r>
            <w:r w:rsidR="00165A8D">
              <w:t>0</w:t>
            </w:r>
            <w:r>
              <w:t>96</w:t>
            </w:r>
          </w:p>
        </w:tc>
        <w:tc>
          <w:tcPr>
            <w:tcW w:w="1666" w:type="pct"/>
          </w:tcPr>
          <w:p w14:paraId="3F98E435" w14:textId="1C57A428" w:rsidR="0097165F" w:rsidRPr="00165A8D" w:rsidRDefault="00165A8D" w:rsidP="00F67642">
            <w:pPr>
              <w:jc w:val="left"/>
              <w:rPr>
                <w:lang w:val="en-US"/>
              </w:rPr>
            </w:pPr>
            <w:r w:rsidRPr="00165A8D">
              <w:rPr>
                <w:lang w:val="en-US"/>
              </w:rPr>
              <w:t>Siting and measurement quality classification for precipitation</w:t>
            </w:r>
          </w:p>
        </w:tc>
        <w:tc>
          <w:tcPr>
            <w:tcW w:w="1667" w:type="pct"/>
          </w:tcPr>
          <w:p w14:paraId="6777AC94" w14:textId="5F9F5FEC" w:rsidR="0097165F" w:rsidRPr="00165A8D" w:rsidRDefault="00165A8D" w:rsidP="00F67642">
            <w:pPr>
              <w:jc w:val="left"/>
              <w:rPr>
                <w:rStyle w:val="CodeHTML"/>
                <w:rFonts w:eastAsiaTheme="majorEastAsia"/>
                <w:lang w:val="en-US"/>
              </w:rPr>
            </w:pPr>
            <w:proofErr w:type="gramStart"/>
            <w:r w:rsidRPr="00165A8D">
              <w:rPr>
                <w:rFonts w:ascii="Courier New" w:eastAsia="Times New Roman" w:hAnsi="Courier New" w:cs="Courier New"/>
                <w:sz w:val="20"/>
                <w:szCs w:val="20"/>
                <w:lang w:val="en-US"/>
              </w:rPr>
              <w:t>8</w:t>
            </w:r>
            <w:r w:rsidRPr="00165A8D">
              <w:rPr>
                <w:rFonts w:eastAsia="Times New Roman" w:cstheme="minorHAnsi"/>
                <w:lang w:val="en-US"/>
              </w:rPr>
              <w:t xml:space="preserve">  #</w:t>
            </w:r>
            <w:proofErr w:type="gramEnd"/>
            <w:r w:rsidRPr="00165A8D">
              <w:rPr>
                <w:rFonts w:eastAsia="Times New Roman" w:cstheme="minorHAnsi"/>
                <w:lang w:val="en-US"/>
              </w:rPr>
              <w:t xml:space="preserve"> Siting and measurement for precipitation, Classes 2 and C, 2C equivalent to code </w:t>
            </w:r>
            <w:r w:rsidRPr="00165A8D">
              <w:rPr>
                <w:rFonts w:eastAsia="Times New Roman" w:cstheme="minorHAnsi"/>
                <w:b/>
                <w:lang w:val="en-US"/>
              </w:rPr>
              <w:t>8</w:t>
            </w:r>
          </w:p>
        </w:tc>
      </w:tr>
      <w:tr w:rsidR="0097165F" w14:paraId="5778D505" w14:textId="77777777" w:rsidTr="00F67642">
        <w:trPr>
          <w:cnfStyle w:val="010000000000" w:firstRow="0" w:lastRow="1" w:firstColumn="0" w:lastColumn="0" w:oddVBand="0" w:evenVBand="0" w:oddHBand="0" w:evenHBand="0" w:firstRowFirstColumn="0" w:firstRowLastColumn="0" w:lastRowFirstColumn="0" w:lastRowLastColumn="0"/>
        </w:trPr>
        <w:tc>
          <w:tcPr>
            <w:tcW w:w="1667" w:type="pct"/>
            <w:noWrap/>
          </w:tcPr>
          <w:p w14:paraId="79ACD931" w14:textId="77777777" w:rsidR="0097165F" w:rsidRPr="00165A8D" w:rsidRDefault="0097165F" w:rsidP="00F67642">
            <w:pPr>
              <w:jc w:val="left"/>
              <w:rPr>
                <w:lang w:val="en-US"/>
              </w:rPr>
            </w:pPr>
          </w:p>
        </w:tc>
        <w:tc>
          <w:tcPr>
            <w:tcW w:w="1666" w:type="pct"/>
          </w:tcPr>
          <w:p w14:paraId="771527D4" w14:textId="77777777" w:rsidR="0097165F" w:rsidRDefault="0097165F" w:rsidP="00F67642">
            <w:pPr>
              <w:jc w:val="left"/>
              <w:rPr>
                <w:lang w:val="en-US"/>
              </w:rPr>
            </w:pPr>
          </w:p>
        </w:tc>
        <w:tc>
          <w:tcPr>
            <w:tcW w:w="1667" w:type="pct"/>
          </w:tcPr>
          <w:p w14:paraId="01A5FA1D" w14:textId="77777777" w:rsidR="0097165F" w:rsidRPr="008A7FD6" w:rsidRDefault="0097165F" w:rsidP="00F67642">
            <w:pPr>
              <w:jc w:val="left"/>
              <w:rPr>
                <w:lang w:val="en-US"/>
              </w:rPr>
            </w:pPr>
          </w:p>
        </w:tc>
      </w:tr>
    </w:tbl>
    <w:p w14:paraId="5190FA48" w14:textId="77777777" w:rsidR="0097165F" w:rsidRDefault="0097165F" w:rsidP="0097165F">
      <w:pPr>
        <w:jc w:val="left"/>
        <w:rPr>
          <w:lang w:val="en-US" w:eastAsia="fr-FR"/>
        </w:rPr>
      </w:pPr>
    </w:p>
    <w:p w14:paraId="13D735EC" w14:textId="3A548622" w:rsidR="0097165F" w:rsidRDefault="00C835DF" w:rsidP="00C835DF">
      <w:pPr>
        <w:pStyle w:val="Lgende"/>
        <w:rPr>
          <w:rStyle w:val="lev"/>
          <w:b w:val="0"/>
          <w:bCs w:val="0"/>
          <w:lang w:val="en-US"/>
        </w:rPr>
      </w:pPr>
      <w:r>
        <w:rPr>
          <w:lang w:val="en-US" w:eastAsia="fr-FR"/>
        </w:rPr>
        <w:t>Table-</w:t>
      </w:r>
      <w:r w:rsidR="00523F1A">
        <w:rPr>
          <w:lang w:val="en-US" w:eastAsia="fr-FR"/>
        </w:rPr>
        <w:t>6</w:t>
      </w:r>
      <w:r>
        <w:rPr>
          <w:lang w:val="en-US" w:eastAsia="fr-FR"/>
        </w:rPr>
        <w:t xml:space="preserve">: </w:t>
      </w:r>
      <w:r w:rsidR="008F53B1">
        <w:rPr>
          <w:lang w:val="en-US" w:eastAsia="fr-FR"/>
        </w:rPr>
        <w:t>Siting and measurement classifications</w:t>
      </w:r>
    </w:p>
    <w:p w14:paraId="67F9D349" w14:textId="741EEEA4" w:rsidR="00A67D8B" w:rsidRDefault="00A67D8B" w:rsidP="006C6E2D">
      <w:pPr>
        <w:pStyle w:val="Titre2"/>
        <w:rPr>
          <w:lang w:val="en-US" w:eastAsia="fr-FR"/>
        </w:rPr>
      </w:pPr>
      <w:bookmarkStart w:id="26" w:name="_Toc222219210"/>
      <w:bookmarkStart w:id="27" w:name="_Toc230335787"/>
      <w:r w:rsidRPr="002E006C">
        <w:rPr>
          <w:lang w:val="en-US" w:eastAsia="fr-FR"/>
        </w:rPr>
        <w:t xml:space="preserve">Method used to calculate the daily </w:t>
      </w:r>
      <w:r w:rsidR="00554F62">
        <w:rPr>
          <w:lang w:val="en-US" w:eastAsia="fr-FR"/>
        </w:rPr>
        <w:t xml:space="preserve">mean </w:t>
      </w:r>
      <w:r w:rsidRPr="002E006C">
        <w:rPr>
          <w:lang w:val="en-US" w:eastAsia="fr-FR"/>
        </w:rPr>
        <w:t>temperature</w:t>
      </w:r>
      <w:bookmarkEnd w:id="26"/>
      <w:bookmarkEnd w:id="27"/>
    </w:p>
    <w:p w14:paraId="33F175D3" w14:textId="57AAA18A" w:rsidR="00DD460E" w:rsidRDefault="00554F62">
      <w:pPr>
        <w:jc w:val="left"/>
        <w:rPr>
          <w:lang w:val="en-US" w:eastAsia="fr-FR"/>
        </w:rPr>
      </w:pPr>
      <w:r>
        <w:rPr>
          <w:lang w:val="en-US" w:eastAsia="fr-FR"/>
        </w:rPr>
        <w:t xml:space="preserve">The DAYCLI message includes the information about the methodology used for computing the daily mean temperature at the station </w:t>
      </w:r>
    </w:p>
    <w:p w14:paraId="59C5874D" w14:textId="4A201D83" w:rsidR="00554F62" w:rsidRDefault="00554F62">
      <w:pPr>
        <w:jc w:val="left"/>
        <w:rPr>
          <w:lang w:val="en-US" w:eastAsia="fr-FR"/>
        </w:rPr>
      </w:pPr>
      <w:r>
        <w:rPr>
          <w:lang w:val="en-US" w:eastAsia="fr-FR"/>
        </w:rPr>
        <w:t xml:space="preserve">In </w:t>
      </w:r>
      <w:r w:rsidR="00256880">
        <w:rPr>
          <w:lang w:val="en-US" w:eastAsia="fr-FR"/>
        </w:rPr>
        <w:t xml:space="preserve">the descriptions below, the </w:t>
      </w:r>
      <w:r>
        <w:rPr>
          <w:lang w:val="en-US" w:eastAsia="fr-FR"/>
        </w:rPr>
        <w:t xml:space="preserve">first sub-section </w:t>
      </w:r>
      <w:r w:rsidR="004E227C">
        <w:rPr>
          <w:lang w:val="en-US" w:eastAsia="fr-FR"/>
        </w:rPr>
        <w:t xml:space="preserve">describes </w:t>
      </w:r>
      <w:r>
        <w:rPr>
          <w:lang w:val="en-US" w:eastAsia="fr-FR"/>
        </w:rPr>
        <w:t xml:space="preserve">the different methodologies </w:t>
      </w:r>
      <w:r w:rsidR="0016053F">
        <w:rPr>
          <w:lang w:val="en-US" w:eastAsia="fr-FR"/>
        </w:rPr>
        <w:t>to calculate the daily mean temperature</w:t>
      </w:r>
      <w:r w:rsidR="008D3E98">
        <w:rPr>
          <w:lang w:val="en-US" w:eastAsia="fr-FR"/>
        </w:rPr>
        <w:t xml:space="preserve"> </w:t>
      </w:r>
      <w:r w:rsidR="004E227C">
        <w:rPr>
          <w:lang w:val="en-US" w:eastAsia="fr-FR"/>
        </w:rPr>
        <w:t>typically employed by NMHSs</w:t>
      </w:r>
      <w:r>
        <w:rPr>
          <w:lang w:val="en-US" w:eastAsia="fr-FR"/>
        </w:rPr>
        <w:t xml:space="preserve">. In the second sub-section, for information purposes, </w:t>
      </w:r>
      <w:r w:rsidR="009C5B23">
        <w:rPr>
          <w:lang w:val="en-US" w:eastAsia="fr-FR"/>
        </w:rPr>
        <w:t xml:space="preserve">some </w:t>
      </w:r>
      <w:r w:rsidR="0016053F">
        <w:rPr>
          <w:lang w:val="en-US" w:eastAsia="fr-FR"/>
        </w:rPr>
        <w:t xml:space="preserve">known rules on </w:t>
      </w:r>
      <w:r w:rsidR="009C5B23">
        <w:rPr>
          <w:lang w:val="en-US" w:eastAsia="fr-FR"/>
        </w:rPr>
        <w:t xml:space="preserve">allowable </w:t>
      </w:r>
      <w:r w:rsidR="0016053F">
        <w:rPr>
          <w:lang w:val="en-US" w:eastAsia="fr-FR"/>
        </w:rPr>
        <w:t xml:space="preserve">missing data used by NMHSs </w:t>
      </w:r>
      <w:r w:rsidR="009C5B23">
        <w:rPr>
          <w:lang w:val="en-US" w:eastAsia="fr-FR"/>
        </w:rPr>
        <w:t xml:space="preserve">when </w:t>
      </w:r>
      <w:r w:rsidR="0016053F">
        <w:rPr>
          <w:lang w:val="en-US" w:eastAsia="fr-FR"/>
        </w:rPr>
        <w:t>calculat</w:t>
      </w:r>
      <w:r w:rsidR="009C5B23">
        <w:rPr>
          <w:lang w:val="en-US" w:eastAsia="fr-FR"/>
        </w:rPr>
        <w:t>ing</w:t>
      </w:r>
      <w:r w:rsidR="0016053F">
        <w:rPr>
          <w:lang w:val="en-US" w:eastAsia="fr-FR"/>
        </w:rPr>
        <w:t xml:space="preserve"> the daily mean temperature are listed.</w:t>
      </w:r>
    </w:p>
    <w:p w14:paraId="5A7A1DC9" w14:textId="77777777" w:rsidR="0016053F" w:rsidRDefault="0016053F" w:rsidP="006C6E2D">
      <w:pPr>
        <w:pStyle w:val="Titre3"/>
      </w:pPr>
      <w:bookmarkStart w:id="28" w:name="_Toc222219211"/>
      <w:bookmarkStart w:id="29" w:name="_Toc230335788"/>
      <w:r>
        <w:lastRenderedPageBreak/>
        <w:t>Method types</w:t>
      </w:r>
      <w:bookmarkEnd w:id="28"/>
      <w:bookmarkEnd w:id="29"/>
    </w:p>
    <w:p w14:paraId="32DA58F1" w14:textId="271DDB61" w:rsidR="0016053F" w:rsidRDefault="005F3F34">
      <w:pPr>
        <w:jc w:val="left"/>
        <w:rPr>
          <w:lang w:val="en-US" w:eastAsia="fr-FR"/>
        </w:rPr>
      </w:pPr>
      <w:r w:rsidRPr="002E006C">
        <w:rPr>
          <w:lang w:val="en-US"/>
        </w:rPr>
        <w:t xml:space="preserve">This </w:t>
      </w:r>
      <w:r>
        <w:rPr>
          <w:lang w:val="en-US"/>
        </w:rPr>
        <w:t>metadata</w:t>
      </w:r>
      <w:r w:rsidRPr="002E006C">
        <w:rPr>
          <w:lang w:val="en-US"/>
        </w:rPr>
        <w:t xml:space="preserve"> </w:t>
      </w:r>
      <w:r>
        <w:rPr>
          <w:rFonts w:cstheme="minorHAnsi"/>
          <w:lang w:val="en-US"/>
        </w:rPr>
        <w:t>gives</w:t>
      </w:r>
      <w:r w:rsidRPr="002E006C">
        <w:rPr>
          <w:rFonts w:cstheme="minorHAnsi"/>
          <w:lang w:val="en-US"/>
        </w:rPr>
        <w:t xml:space="preserve"> the methodologies for computing mean temperature for DAYCLI messages.</w:t>
      </w:r>
    </w:p>
    <w:p w14:paraId="36E842B2" w14:textId="3C034C4A" w:rsidR="005F3F34" w:rsidRPr="002E006C" w:rsidRDefault="005F3F34" w:rsidP="005F3F34">
      <w:pPr>
        <w:pStyle w:val="Sansinterligne"/>
        <w:rPr>
          <w:lang w:val="en-US"/>
        </w:rPr>
      </w:pPr>
      <w:r w:rsidRPr="002E006C">
        <w:rPr>
          <w:lang w:val="en-US"/>
        </w:rPr>
        <w:t>The different methods, which are, so far, known to be used by WMO Members, are listed in Table</w:t>
      </w:r>
      <w:r w:rsidR="00117E68">
        <w:rPr>
          <w:lang w:val="en-US"/>
        </w:rPr>
        <w:t>-7</w:t>
      </w:r>
      <w:r w:rsidRPr="002E006C">
        <w:rPr>
          <w:lang w:val="en-US"/>
        </w:rPr>
        <w:t xml:space="preserve">. </w:t>
      </w:r>
      <w:r w:rsidR="00002D74">
        <w:rPr>
          <w:lang w:val="en-US"/>
        </w:rPr>
        <w:t>A</w:t>
      </w:r>
      <w:r w:rsidRPr="002E006C">
        <w:rPr>
          <w:lang w:val="en-US"/>
        </w:rPr>
        <w:t xml:space="preserve">ll methods use the available data to approximate the “true” daily mean (defined using the integral of the daily temperature curve); for example, the weighted means (codes 3 and 4) are attempts to estimate the full daily mean from a limited number of fixed-hour observations. </w:t>
      </w:r>
    </w:p>
    <w:p w14:paraId="5FD44F6E" w14:textId="77777777" w:rsidR="005F3F34" w:rsidRDefault="005F3F34">
      <w:pPr>
        <w:jc w:val="left"/>
        <w:rPr>
          <w:lang w:val="en-US" w:eastAsia="fr-FR"/>
        </w:rPr>
      </w:pPr>
      <w:r>
        <w:rPr>
          <w:lang w:val="en-US" w:eastAsia="fr-FR"/>
        </w:rPr>
        <w:t xml:space="preserve"> </w:t>
      </w:r>
    </w:p>
    <w:tbl>
      <w:tblPr>
        <w:tblStyle w:val="Grilledutableau"/>
        <w:tblW w:w="0" w:type="auto"/>
        <w:tblLook w:val="04A0" w:firstRow="1" w:lastRow="0" w:firstColumn="1" w:lastColumn="0" w:noHBand="0" w:noVBand="1"/>
      </w:tblPr>
      <w:tblGrid>
        <w:gridCol w:w="1413"/>
        <w:gridCol w:w="7603"/>
      </w:tblGrid>
      <w:tr w:rsidR="005F3F34" w:rsidRPr="002E006C" w14:paraId="1EAF8FF0" w14:textId="77777777" w:rsidTr="00F67642">
        <w:tc>
          <w:tcPr>
            <w:tcW w:w="1413" w:type="dxa"/>
          </w:tcPr>
          <w:p w14:paraId="6EF81B3B" w14:textId="77777777" w:rsidR="005F3F34" w:rsidRPr="002E006C" w:rsidRDefault="005F3F34" w:rsidP="00F67642">
            <w:pPr>
              <w:jc w:val="center"/>
              <w:rPr>
                <w:b/>
                <w:bCs/>
                <w:lang w:val="en-US"/>
              </w:rPr>
            </w:pPr>
            <w:r w:rsidRPr="002E006C">
              <w:rPr>
                <w:b/>
                <w:bCs/>
                <w:lang w:val="en-US"/>
              </w:rPr>
              <w:t>Code figure</w:t>
            </w:r>
          </w:p>
        </w:tc>
        <w:tc>
          <w:tcPr>
            <w:tcW w:w="7603" w:type="dxa"/>
          </w:tcPr>
          <w:p w14:paraId="3F399255" w14:textId="77777777" w:rsidR="005F3F34" w:rsidRPr="002E006C" w:rsidRDefault="005F3F34" w:rsidP="00F67642">
            <w:pPr>
              <w:jc w:val="center"/>
              <w:rPr>
                <w:b/>
                <w:bCs/>
                <w:lang w:val="en-US"/>
              </w:rPr>
            </w:pPr>
            <w:r w:rsidRPr="002E006C">
              <w:rPr>
                <w:b/>
                <w:bCs/>
                <w:lang w:val="en-US"/>
              </w:rPr>
              <w:t>Description</w:t>
            </w:r>
          </w:p>
        </w:tc>
      </w:tr>
      <w:tr w:rsidR="005F3F34" w:rsidRPr="002E006C" w14:paraId="5A0CF1C6" w14:textId="77777777" w:rsidTr="00F67642">
        <w:tc>
          <w:tcPr>
            <w:tcW w:w="1413" w:type="dxa"/>
          </w:tcPr>
          <w:p w14:paraId="5031A17C" w14:textId="77777777" w:rsidR="005F3F34" w:rsidRPr="002E006C" w:rsidRDefault="005F3F34" w:rsidP="00F67642">
            <w:pPr>
              <w:jc w:val="center"/>
              <w:rPr>
                <w:lang w:val="en-US"/>
              </w:rPr>
            </w:pPr>
            <w:r w:rsidRPr="002E006C">
              <w:rPr>
                <w:lang w:val="en-US"/>
              </w:rPr>
              <w:t>0</w:t>
            </w:r>
          </w:p>
        </w:tc>
        <w:tc>
          <w:tcPr>
            <w:tcW w:w="7603" w:type="dxa"/>
          </w:tcPr>
          <w:p w14:paraId="1B0CEDD6" w14:textId="77777777" w:rsidR="005F3F34" w:rsidRPr="002E006C" w:rsidRDefault="005F3F34" w:rsidP="00F67642">
            <w:pPr>
              <w:rPr>
                <w:lang w:val="en-US"/>
              </w:rPr>
            </w:pPr>
            <w:r w:rsidRPr="002E006C">
              <w:rPr>
                <w:lang w:val="en-US"/>
              </w:rPr>
              <w:t>Average of maximum and minimum values: Tm = (Tx + Tn)/2 (see Note)</w:t>
            </w:r>
          </w:p>
        </w:tc>
      </w:tr>
      <w:tr w:rsidR="005F3F34" w:rsidRPr="002E006C" w14:paraId="4AFF179E" w14:textId="77777777" w:rsidTr="00F67642">
        <w:tc>
          <w:tcPr>
            <w:tcW w:w="1413" w:type="dxa"/>
          </w:tcPr>
          <w:p w14:paraId="3DA41A43" w14:textId="77777777" w:rsidR="005F3F34" w:rsidRPr="002E006C" w:rsidRDefault="005F3F34" w:rsidP="00F67642">
            <w:pPr>
              <w:jc w:val="center"/>
              <w:rPr>
                <w:lang w:val="en-US"/>
              </w:rPr>
            </w:pPr>
            <w:r w:rsidRPr="002E006C">
              <w:rPr>
                <w:lang w:val="en-US"/>
              </w:rPr>
              <w:t>1</w:t>
            </w:r>
          </w:p>
        </w:tc>
        <w:tc>
          <w:tcPr>
            <w:tcW w:w="7603" w:type="dxa"/>
          </w:tcPr>
          <w:p w14:paraId="5B90544E" w14:textId="77777777" w:rsidR="005F3F34" w:rsidRPr="002E006C" w:rsidRDefault="005F3F34" w:rsidP="00F67642">
            <w:pPr>
              <w:rPr>
                <w:lang w:val="en-US"/>
              </w:rPr>
            </w:pPr>
            <w:r w:rsidRPr="002E006C">
              <w:rPr>
                <w:lang w:val="en-US"/>
              </w:rPr>
              <w:t>Average of the 8 standard synoptic observations taken every three hours</w:t>
            </w:r>
          </w:p>
        </w:tc>
      </w:tr>
      <w:tr w:rsidR="005F3F34" w:rsidRPr="002E006C" w14:paraId="7AE22406" w14:textId="77777777" w:rsidTr="00F67642">
        <w:tc>
          <w:tcPr>
            <w:tcW w:w="1413" w:type="dxa"/>
          </w:tcPr>
          <w:p w14:paraId="3739D5BA" w14:textId="77777777" w:rsidR="005F3F34" w:rsidRPr="002E006C" w:rsidRDefault="005F3F34" w:rsidP="00F67642">
            <w:pPr>
              <w:jc w:val="center"/>
              <w:rPr>
                <w:lang w:val="en-US"/>
              </w:rPr>
            </w:pPr>
            <w:r w:rsidRPr="002E006C">
              <w:rPr>
                <w:lang w:val="en-US"/>
              </w:rPr>
              <w:t>2</w:t>
            </w:r>
          </w:p>
        </w:tc>
        <w:tc>
          <w:tcPr>
            <w:tcW w:w="7603" w:type="dxa"/>
          </w:tcPr>
          <w:p w14:paraId="40C9056E" w14:textId="77777777" w:rsidR="005F3F34" w:rsidRPr="002E006C" w:rsidRDefault="005F3F34" w:rsidP="00F67642">
            <w:pPr>
              <w:rPr>
                <w:lang w:val="en-US"/>
              </w:rPr>
            </w:pPr>
            <w:r w:rsidRPr="002E006C">
              <w:rPr>
                <w:lang w:val="en-US"/>
              </w:rPr>
              <w:t>Average of 24-hourly values spaced one hour apart</w:t>
            </w:r>
          </w:p>
        </w:tc>
      </w:tr>
      <w:tr w:rsidR="005F3F34" w:rsidRPr="002E006C" w14:paraId="07DA6DFA" w14:textId="77777777" w:rsidTr="00F67642">
        <w:tc>
          <w:tcPr>
            <w:tcW w:w="1413" w:type="dxa"/>
          </w:tcPr>
          <w:p w14:paraId="508CFCEE" w14:textId="77777777" w:rsidR="005F3F34" w:rsidRPr="002E006C" w:rsidRDefault="005F3F34" w:rsidP="00F67642">
            <w:pPr>
              <w:jc w:val="center"/>
              <w:rPr>
                <w:lang w:val="en-US"/>
              </w:rPr>
            </w:pPr>
            <w:r w:rsidRPr="002E006C">
              <w:rPr>
                <w:lang w:val="en-US"/>
              </w:rPr>
              <w:t>3</w:t>
            </w:r>
          </w:p>
        </w:tc>
        <w:tc>
          <w:tcPr>
            <w:tcW w:w="7603" w:type="dxa"/>
          </w:tcPr>
          <w:p w14:paraId="4BD00EF3" w14:textId="77777777" w:rsidR="005F3F34" w:rsidRPr="002E006C" w:rsidRDefault="005F3F34" w:rsidP="00F67642">
            <w:pPr>
              <w:rPr>
                <w:lang w:val="en-US"/>
              </w:rPr>
            </w:pPr>
            <w:r w:rsidRPr="002E006C">
              <w:rPr>
                <w:lang w:val="en-US"/>
              </w:rPr>
              <w:t>Weighted average of 3 observations: Tm = (aT1 + bT2 + cT3) (see Note)</w:t>
            </w:r>
          </w:p>
        </w:tc>
      </w:tr>
      <w:tr w:rsidR="005F3F34" w:rsidRPr="002E006C" w14:paraId="6318E3F9" w14:textId="77777777" w:rsidTr="00F67642">
        <w:tc>
          <w:tcPr>
            <w:tcW w:w="1413" w:type="dxa"/>
          </w:tcPr>
          <w:p w14:paraId="61B9C04C" w14:textId="77777777" w:rsidR="005F3F34" w:rsidRPr="002E006C" w:rsidRDefault="005F3F34" w:rsidP="00F67642">
            <w:pPr>
              <w:jc w:val="center"/>
              <w:rPr>
                <w:lang w:val="en-US"/>
              </w:rPr>
            </w:pPr>
            <w:r w:rsidRPr="002E006C">
              <w:rPr>
                <w:lang w:val="en-US"/>
              </w:rPr>
              <w:t>4</w:t>
            </w:r>
          </w:p>
        </w:tc>
        <w:tc>
          <w:tcPr>
            <w:tcW w:w="7603" w:type="dxa"/>
          </w:tcPr>
          <w:p w14:paraId="2E131175" w14:textId="77777777" w:rsidR="005F3F34" w:rsidRPr="002E006C" w:rsidRDefault="005F3F34" w:rsidP="00F67642">
            <w:pPr>
              <w:rPr>
                <w:lang w:val="en-US"/>
              </w:rPr>
            </w:pPr>
            <w:r w:rsidRPr="002E006C">
              <w:rPr>
                <w:lang w:val="en-US"/>
              </w:rPr>
              <w:t>Weighted average of 3 observations and also maximum and minimum values:</w:t>
            </w:r>
          </w:p>
          <w:p w14:paraId="2C9173EC" w14:textId="77777777" w:rsidR="005F3F34" w:rsidRPr="002E006C" w:rsidRDefault="005F3F34" w:rsidP="00F67642">
            <w:pPr>
              <w:rPr>
                <w:lang w:val="en-US"/>
              </w:rPr>
            </w:pPr>
            <w:r w:rsidRPr="002E006C">
              <w:rPr>
                <w:lang w:val="en-US"/>
              </w:rPr>
              <w:t xml:space="preserve">Tm = (aT1 + bT2 + cT3 + </w:t>
            </w:r>
            <w:proofErr w:type="spellStart"/>
            <w:r w:rsidRPr="002E006C">
              <w:rPr>
                <w:lang w:val="en-US"/>
              </w:rPr>
              <w:t>dTx</w:t>
            </w:r>
            <w:proofErr w:type="spellEnd"/>
            <w:r w:rsidRPr="002E006C">
              <w:rPr>
                <w:lang w:val="en-US"/>
              </w:rPr>
              <w:t xml:space="preserve"> + </w:t>
            </w:r>
            <w:proofErr w:type="spellStart"/>
            <w:r w:rsidRPr="002E006C">
              <w:rPr>
                <w:lang w:val="en-US"/>
              </w:rPr>
              <w:t>eTn</w:t>
            </w:r>
            <w:proofErr w:type="spellEnd"/>
            <w:r w:rsidRPr="002E006C">
              <w:rPr>
                <w:lang w:val="en-US"/>
              </w:rPr>
              <w:t>) (see Note)</w:t>
            </w:r>
          </w:p>
        </w:tc>
      </w:tr>
      <w:tr w:rsidR="005F3F34" w:rsidRPr="002E006C" w14:paraId="70E2D47D" w14:textId="77777777" w:rsidTr="00F67642">
        <w:tc>
          <w:tcPr>
            <w:tcW w:w="1413" w:type="dxa"/>
          </w:tcPr>
          <w:p w14:paraId="4CEEACFC" w14:textId="77777777" w:rsidR="005F3F34" w:rsidRPr="002E006C" w:rsidRDefault="005F3F34" w:rsidP="00F67642">
            <w:pPr>
              <w:jc w:val="center"/>
              <w:rPr>
                <w:lang w:val="en-US"/>
              </w:rPr>
            </w:pPr>
            <w:r w:rsidRPr="002E006C">
              <w:rPr>
                <w:lang w:val="en-US"/>
              </w:rPr>
              <w:t>5</w:t>
            </w:r>
          </w:p>
        </w:tc>
        <w:tc>
          <w:tcPr>
            <w:tcW w:w="7603" w:type="dxa"/>
          </w:tcPr>
          <w:p w14:paraId="7B6F1E1A" w14:textId="55B6C5C6" w:rsidR="005F3F34" w:rsidRPr="002E006C" w:rsidRDefault="005F3F34" w:rsidP="00F67642">
            <w:pPr>
              <w:rPr>
                <w:lang w:val="en-US"/>
              </w:rPr>
            </w:pPr>
            <w:r w:rsidRPr="002E006C">
              <w:rPr>
                <w:lang w:val="en-US"/>
              </w:rPr>
              <w:t xml:space="preserve">Automatic weather station complete integration from </w:t>
            </w:r>
            <w:r w:rsidR="006D0D98" w:rsidRPr="002E006C">
              <w:rPr>
                <w:lang w:val="en-US"/>
              </w:rPr>
              <w:t>one-minute</w:t>
            </w:r>
            <w:r w:rsidRPr="002E006C">
              <w:rPr>
                <w:lang w:val="en-US"/>
              </w:rPr>
              <w:t xml:space="preserve"> data (1440 minutes)</w:t>
            </w:r>
          </w:p>
        </w:tc>
      </w:tr>
      <w:tr w:rsidR="005F3F34" w:rsidRPr="002E006C" w14:paraId="4EFD2788" w14:textId="77777777" w:rsidTr="00F67642">
        <w:tc>
          <w:tcPr>
            <w:tcW w:w="1413" w:type="dxa"/>
          </w:tcPr>
          <w:p w14:paraId="48FEA1CA" w14:textId="77777777" w:rsidR="005F3F34" w:rsidRPr="002E006C" w:rsidRDefault="005F3F34" w:rsidP="00F67642">
            <w:pPr>
              <w:jc w:val="center"/>
              <w:rPr>
                <w:lang w:val="en-US"/>
              </w:rPr>
            </w:pPr>
            <w:r w:rsidRPr="002E006C">
              <w:rPr>
                <w:lang w:val="en-US"/>
              </w:rPr>
              <w:t>6</w:t>
            </w:r>
          </w:p>
        </w:tc>
        <w:tc>
          <w:tcPr>
            <w:tcW w:w="7603" w:type="dxa"/>
          </w:tcPr>
          <w:p w14:paraId="6B91AF40" w14:textId="77777777" w:rsidR="005F3F34" w:rsidRPr="002E006C" w:rsidRDefault="005F3F34" w:rsidP="00F67642">
            <w:pPr>
              <w:rPr>
                <w:lang w:val="en-US"/>
              </w:rPr>
            </w:pPr>
            <w:r w:rsidRPr="002E006C">
              <w:rPr>
                <w:lang w:val="en-US"/>
              </w:rPr>
              <w:t>Average of the 4 observations taken six hours apart, and corresponding to intermediate synoptic times</w:t>
            </w:r>
          </w:p>
        </w:tc>
      </w:tr>
      <w:tr w:rsidR="00645318" w:rsidRPr="002E006C" w14:paraId="4469F759" w14:textId="77777777" w:rsidTr="00F67642">
        <w:tc>
          <w:tcPr>
            <w:tcW w:w="1413" w:type="dxa"/>
          </w:tcPr>
          <w:p w14:paraId="309F5979" w14:textId="394DEE79" w:rsidR="00645318" w:rsidRPr="00313735" w:rsidRDefault="00645318" w:rsidP="00F67642">
            <w:pPr>
              <w:jc w:val="center"/>
              <w:rPr>
                <w:lang w:val="en-US"/>
              </w:rPr>
            </w:pPr>
            <w:r>
              <w:rPr>
                <w:lang w:val="en-US"/>
              </w:rPr>
              <w:t>7-254</w:t>
            </w:r>
          </w:p>
        </w:tc>
        <w:tc>
          <w:tcPr>
            <w:tcW w:w="7603" w:type="dxa"/>
          </w:tcPr>
          <w:p w14:paraId="6C383C30" w14:textId="4321E805" w:rsidR="00645318" w:rsidRPr="00313735" w:rsidRDefault="00645318" w:rsidP="00F67642">
            <w:pPr>
              <w:rPr>
                <w:lang w:val="en-US"/>
              </w:rPr>
            </w:pPr>
            <w:r>
              <w:rPr>
                <w:lang w:val="en-US"/>
              </w:rPr>
              <w:t>Reserved</w:t>
            </w:r>
          </w:p>
        </w:tc>
      </w:tr>
      <w:tr w:rsidR="00645318" w:rsidRPr="002E006C" w14:paraId="39F27AA2" w14:textId="77777777" w:rsidTr="00F67642">
        <w:tc>
          <w:tcPr>
            <w:tcW w:w="1413" w:type="dxa"/>
          </w:tcPr>
          <w:p w14:paraId="79422CDE" w14:textId="1F2690EF" w:rsidR="00645318" w:rsidRPr="00313735" w:rsidRDefault="00645318" w:rsidP="00F67642">
            <w:pPr>
              <w:jc w:val="center"/>
              <w:rPr>
                <w:lang w:val="en-US"/>
              </w:rPr>
            </w:pPr>
            <w:r>
              <w:rPr>
                <w:lang w:val="en-US"/>
              </w:rPr>
              <w:t>255</w:t>
            </w:r>
          </w:p>
        </w:tc>
        <w:tc>
          <w:tcPr>
            <w:tcW w:w="7603" w:type="dxa"/>
          </w:tcPr>
          <w:p w14:paraId="7AC02FB0" w14:textId="23C5E726" w:rsidR="00645318" w:rsidRPr="00313735" w:rsidRDefault="00645318" w:rsidP="00F67642">
            <w:pPr>
              <w:rPr>
                <w:lang w:val="en-US"/>
              </w:rPr>
            </w:pPr>
            <w:r>
              <w:rPr>
                <w:lang w:val="en-US"/>
              </w:rPr>
              <w:t>Missing value</w:t>
            </w:r>
          </w:p>
        </w:tc>
      </w:tr>
    </w:tbl>
    <w:p w14:paraId="037C8B4C" w14:textId="43BCF4E7" w:rsidR="005F3F34" w:rsidRPr="005F3F34" w:rsidRDefault="005F3F34" w:rsidP="005F3F34">
      <w:pPr>
        <w:pStyle w:val="Lgende"/>
        <w:rPr>
          <w:lang w:val="en-US"/>
        </w:rPr>
      </w:pPr>
      <w:r w:rsidRPr="005F3F34">
        <w:rPr>
          <w:lang w:val="en-US"/>
        </w:rPr>
        <w:t>Table</w:t>
      </w:r>
      <w:r w:rsidR="00D86A3D">
        <w:rPr>
          <w:lang w:val="en-US"/>
        </w:rPr>
        <w:t>-</w:t>
      </w:r>
      <w:r w:rsidR="00523F1A">
        <w:rPr>
          <w:lang w:val="en-US"/>
        </w:rPr>
        <w:t>7:</w:t>
      </w:r>
      <w:r w:rsidR="00523F1A" w:rsidRPr="005F3F34">
        <w:rPr>
          <w:lang w:val="en-US"/>
        </w:rPr>
        <w:t xml:space="preserve"> </w:t>
      </w:r>
      <w:r w:rsidRPr="005F3F34">
        <w:rPr>
          <w:lang w:val="en-US"/>
        </w:rPr>
        <w:t xml:space="preserve">Code </w:t>
      </w:r>
      <w:r w:rsidR="006D0D98">
        <w:rPr>
          <w:lang w:val="en-US"/>
        </w:rPr>
        <w:t>table 0 08 094</w:t>
      </w:r>
      <w:r w:rsidRPr="005F3F34">
        <w:rPr>
          <w:lang w:val="en-US"/>
        </w:rPr>
        <w:t xml:space="preserve"> for calcula</w:t>
      </w:r>
      <w:r>
        <w:rPr>
          <w:lang w:val="en-US"/>
        </w:rPr>
        <w:t>tion of daily mean temperature</w:t>
      </w:r>
    </w:p>
    <w:p w14:paraId="302D410C" w14:textId="107B764D" w:rsidR="005F3F34" w:rsidRPr="002E006C" w:rsidRDefault="005F3F34" w:rsidP="005F3F34">
      <w:pPr>
        <w:rPr>
          <w:i/>
          <w:iCs/>
          <w:lang w:val="en-US"/>
        </w:rPr>
      </w:pPr>
      <w:r w:rsidRPr="002E006C">
        <w:rPr>
          <w:i/>
          <w:iCs/>
          <w:lang w:val="en-US"/>
        </w:rPr>
        <w:t>Note: The letters a, b, c, d and e generically represent the weight associated with the respective temperature T. Tx and Tn represent respectively the daily maximum and minimum temperature</w:t>
      </w:r>
      <w:r w:rsidR="00313735">
        <w:rPr>
          <w:i/>
          <w:iCs/>
          <w:lang w:val="en-US"/>
        </w:rPr>
        <w:t xml:space="preserve">. </w:t>
      </w:r>
      <w:r w:rsidRPr="002E006C">
        <w:rPr>
          <w:i/>
          <w:iCs/>
          <w:lang w:val="en-US"/>
        </w:rPr>
        <w:t xml:space="preserve">The sub-indices of T: 1, 2, 3 represent the values measured at different times 1,2 or 3. </w:t>
      </w:r>
    </w:p>
    <w:p w14:paraId="536B1CEB" w14:textId="6F8C61F1" w:rsidR="005F3F34" w:rsidRPr="002E006C" w:rsidRDefault="005F3F34" w:rsidP="005F3F34">
      <w:pPr>
        <w:rPr>
          <w:lang w:val="en-US"/>
        </w:rPr>
      </w:pPr>
      <w:r w:rsidRPr="002E006C">
        <w:rPr>
          <w:lang w:val="en-US"/>
        </w:rPr>
        <w:t>The average should be calculated using the arithmetic mean of the indicated observations unless otherwise specified (i.e. code figures 3 and 4</w:t>
      </w:r>
      <w:r w:rsidR="004E28B9">
        <w:rPr>
          <w:lang w:val="en-US"/>
        </w:rPr>
        <w:t>)</w:t>
      </w:r>
      <w:r w:rsidRPr="002E006C">
        <w:rPr>
          <w:lang w:val="en-US"/>
        </w:rPr>
        <w:t xml:space="preserve">. </w:t>
      </w:r>
    </w:p>
    <w:p w14:paraId="4F415543" w14:textId="2A2FB02A" w:rsidR="005F3F34" w:rsidRPr="002E006C" w:rsidRDefault="005F3F34" w:rsidP="005F3F34">
      <w:pPr>
        <w:pStyle w:val="Sansinterligne"/>
        <w:rPr>
          <w:lang w:val="en-US"/>
        </w:rPr>
      </w:pPr>
      <w:r w:rsidRPr="002E006C">
        <w:rPr>
          <w:lang w:val="en-US"/>
        </w:rPr>
        <w:t xml:space="preserve">It is difficult to </w:t>
      </w:r>
      <w:r w:rsidRPr="002E006C">
        <w:rPr>
          <w:rFonts w:cstheme="minorHAnsi"/>
          <w:lang w:val="en-US"/>
        </w:rPr>
        <w:t xml:space="preserve">dictate a strict, general rule for all the stations worldwide, or even within a single country. Each Member’s </w:t>
      </w:r>
      <w:r w:rsidRPr="002E006C">
        <w:rPr>
          <w:lang w:val="en-US"/>
        </w:rPr>
        <w:t xml:space="preserve">national meteorological and hydrological service (NMHS) must make their own decisions on this matter. Nevertheless, it is preferred that countries maintain a consistent calculation method over time. For example, a NMHS could decide to continue to exchange temperature data from a station that has been calculating mean temperature for over fifty years, using the 8 standard times for surface observations corresponding to the station's </w:t>
      </w:r>
      <w:r w:rsidR="00E712E6">
        <w:rPr>
          <w:lang w:val="en-US"/>
        </w:rPr>
        <w:t>C</w:t>
      </w:r>
      <w:r w:rsidRPr="002E006C">
        <w:rPr>
          <w:lang w:val="en-US"/>
        </w:rPr>
        <w:t xml:space="preserve">limatological day (e.g. at 00, 03, 06, 09, 12, 15, 18 and 21 hour), thereby ensuring historical consistency of method. </w:t>
      </w:r>
    </w:p>
    <w:p w14:paraId="1870C8C7" w14:textId="77777777" w:rsidR="005F3F34" w:rsidRPr="002E006C" w:rsidRDefault="005F3F34" w:rsidP="005F3F34">
      <w:pPr>
        <w:spacing w:after="0" w:line="240" w:lineRule="auto"/>
        <w:rPr>
          <w:rFonts w:cstheme="minorHAnsi"/>
          <w:lang w:val="en-US"/>
        </w:rPr>
      </w:pPr>
    </w:p>
    <w:p w14:paraId="39D3412D" w14:textId="77777777" w:rsidR="005F3F34" w:rsidRPr="002E006C" w:rsidRDefault="005F3F34" w:rsidP="005F3F34">
      <w:pPr>
        <w:spacing w:after="0" w:line="240" w:lineRule="auto"/>
        <w:rPr>
          <w:rFonts w:cstheme="minorHAnsi"/>
          <w:lang w:val="en-US"/>
        </w:rPr>
      </w:pPr>
      <w:r w:rsidRPr="002E006C">
        <w:rPr>
          <w:rFonts w:cstheme="minorHAnsi"/>
          <w:lang w:val="en-US"/>
        </w:rPr>
        <w:t>Another NMHS could calculate the daily average temperature for some of its newly automated stations by integrating from one-minute data (i.e. the average of 1</w:t>
      </w:r>
      <w:r>
        <w:rPr>
          <w:rFonts w:cstheme="minorHAnsi"/>
          <w:lang w:val="en-US"/>
        </w:rPr>
        <w:t xml:space="preserve"> </w:t>
      </w:r>
      <w:r w:rsidRPr="002E006C">
        <w:rPr>
          <w:rFonts w:cstheme="minorHAnsi"/>
          <w:lang w:val="en-US"/>
        </w:rPr>
        <w:t>440 values).</w:t>
      </w:r>
    </w:p>
    <w:p w14:paraId="78782EBD" w14:textId="77777777" w:rsidR="005F3F34" w:rsidRPr="002E006C" w:rsidRDefault="005F3F34" w:rsidP="005F3F34">
      <w:pPr>
        <w:spacing w:after="0" w:line="240" w:lineRule="auto"/>
        <w:rPr>
          <w:rFonts w:cstheme="minorHAnsi"/>
          <w:lang w:val="en-US"/>
        </w:rPr>
      </w:pPr>
    </w:p>
    <w:p w14:paraId="35A60F3B" w14:textId="77777777" w:rsidR="005F3F34" w:rsidRPr="002E006C" w:rsidRDefault="005F3F34" w:rsidP="005F3F34">
      <w:pPr>
        <w:spacing w:after="0" w:line="240" w:lineRule="auto"/>
        <w:rPr>
          <w:rFonts w:cstheme="minorHAnsi"/>
          <w:lang w:val="en-US"/>
        </w:rPr>
      </w:pPr>
      <w:r w:rsidRPr="002E006C">
        <w:rPr>
          <w:rFonts w:cstheme="minorHAnsi"/>
          <w:lang w:val="en-US"/>
        </w:rPr>
        <w:t>At the very least, the NMHS is advised to:</w:t>
      </w:r>
    </w:p>
    <w:p w14:paraId="3EA32CF7" w14:textId="77777777" w:rsidR="005F3F34" w:rsidRPr="002E006C" w:rsidRDefault="005F3F34" w:rsidP="005F3F34">
      <w:pPr>
        <w:pStyle w:val="Sansinterligne"/>
        <w:rPr>
          <w:rFonts w:cstheme="minorHAnsi"/>
          <w:lang w:val="en-US"/>
        </w:rPr>
      </w:pPr>
    </w:p>
    <w:p w14:paraId="1500D41A" w14:textId="77777777" w:rsidR="005F3F34" w:rsidRPr="002E006C" w:rsidRDefault="005F3F34" w:rsidP="005B44F5">
      <w:pPr>
        <w:pStyle w:val="Sansinterligne"/>
        <w:numPr>
          <w:ilvl w:val="0"/>
          <w:numId w:val="1"/>
        </w:numPr>
        <w:suppressAutoHyphens/>
        <w:rPr>
          <w:rFonts w:cstheme="minorHAnsi"/>
          <w:lang w:val="en-US"/>
        </w:rPr>
      </w:pPr>
      <w:r w:rsidRPr="002E006C">
        <w:rPr>
          <w:rFonts w:cstheme="minorHAnsi"/>
          <w:lang w:val="en-US"/>
        </w:rPr>
        <w:t>continue to maintain homogeneous time series based on consistent calculation methods. Depending on the products or services required, a NMHS may maintain several time series for the same parameter and for the same station, but over different periods and with different methods. For example, an average daily temperature series calculated from 8 observations and another average time series calculated from 1440 observations. The NMHS is free to use either method in calculating mean temperature for DAYCLI.</w:t>
      </w:r>
    </w:p>
    <w:p w14:paraId="5BD5B126" w14:textId="77777777" w:rsidR="005F3F34" w:rsidRPr="002E006C" w:rsidRDefault="005F3F34" w:rsidP="005F3F34">
      <w:pPr>
        <w:pStyle w:val="Sansinterligne"/>
        <w:rPr>
          <w:rFonts w:cstheme="minorHAnsi"/>
          <w:lang w:val="en-US"/>
        </w:rPr>
      </w:pPr>
    </w:p>
    <w:p w14:paraId="2FF9F87D" w14:textId="77777777" w:rsidR="005F3F34" w:rsidRPr="002E006C" w:rsidRDefault="005F3F34" w:rsidP="005B44F5">
      <w:pPr>
        <w:pStyle w:val="Sansinterligne"/>
        <w:numPr>
          <w:ilvl w:val="0"/>
          <w:numId w:val="1"/>
        </w:numPr>
        <w:suppressAutoHyphens/>
        <w:rPr>
          <w:rFonts w:cstheme="minorHAnsi"/>
          <w:lang w:val="en-US"/>
        </w:rPr>
      </w:pPr>
      <w:r w:rsidRPr="00300858">
        <w:rPr>
          <w:rFonts w:cstheme="minorHAnsi"/>
          <w:b/>
          <w:bCs/>
          <w:lang w:val="en-US"/>
        </w:rPr>
        <w:t>always describe the calculation method used for data exchanged with DAYCLI</w:t>
      </w:r>
      <w:r w:rsidRPr="002E006C">
        <w:rPr>
          <w:rFonts w:cstheme="minorHAnsi"/>
          <w:lang w:val="en-US"/>
        </w:rPr>
        <w:t xml:space="preserve">. Note that if the method used by an NMHS is not listed in the BUFR table </w:t>
      </w:r>
      <w:r w:rsidRPr="002E006C">
        <w:rPr>
          <w:rFonts w:cstheme="minorHAnsi"/>
          <w:iCs/>
          <w:lang w:val="en-US"/>
        </w:rPr>
        <w:t>0-08-094 the NMHS could report it to WMO for addition.</w:t>
      </w:r>
    </w:p>
    <w:p w14:paraId="23BEACA7" w14:textId="77777777" w:rsidR="005F3F34" w:rsidRPr="002E006C" w:rsidRDefault="005F3F34" w:rsidP="005F3F34">
      <w:pPr>
        <w:pStyle w:val="Paragraphedeliste"/>
        <w:rPr>
          <w:rFonts w:cstheme="minorHAnsi"/>
          <w:lang w:val="en-US"/>
        </w:rPr>
      </w:pPr>
    </w:p>
    <w:p w14:paraId="64F242F4" w14:textId="77777777" w:rsidR="005F3F34" w:rsidRPr="002E006C" w:rsidRDefault="005F3F34" w:rsidP="005F3F34">
      <w:pPr>
        <w:pStyle w:val="Sansinterligne"/>
        <w:suppressAutoHyphens/>
        <w:ind w:left="720"/>
        <w:rPr>
          <w:rFonts w:cstheme="minorHAnsi"/>
          <w:lang w:val="en-US"/>
        </w:rPr>
      </w:pPr>
    </w:p>
    <w:p w14:paraId="01A0D16C" w14:textId="69D41BDC" w:rsidR="00AA4B59" w:rsidRPr="002D0DA1" w:rsidRDefault="00AA4B59" w:rsidP="005F3F34">
      <w:pPr>
        <w:rPr>
          <w:rFonts w:eastAsia="Times New Roman" w:cstheme="minorHAnsi"/>
          <w:kern w:val="0"/>
          <w:lang w:val="en-US" w:eastAsia="fr-FR"/>
          <w14:ligatures w14:val="none"/>
        </w:rPr>
      </w:pPr>
      <w:r>
        <w:lastRenderedPageBreak/>
        <w:t xml:space="preserve">Table-8 presents an example for </w:t>
      </w:r>
      <w:r>
        <w:rPr>
          <w:rStyle w:val="lev"/>
          <w:rFonts w:cstheme="minorHAnsi"/>
          <w:bCs w:val="0"/>
        </w:rPr>
        <w:t>EL KHOMS (Libya)</w:t>
      </w:r>
      <w:r>
        <w:rPr>
          <w:rFonts w:eastAsia="Times New Roman" w:cstheme="minorHAnsi"/>
          <w:b/>
          <w:bCs/>
          <w:kern w:val="0"/>
          <w:lang w:val="en-US" w:eastAsia="fr-FR"/>
          <w14:ligatures w14:val="none"/>
        </w:rPr>
        <w:t xml:space="preserve">, WSI = </w:t>
      </w:r>
      <w:r>
        <w:t>0-20000-0-62012, where the mean temperature is calculated from eight three-hourly observations.</w:t>
      </w:r>
    </w:p>
    <w:tbl>
      <w:tblPr>
        <w:tblStyle w:val="Tramemoyenne2-Accent5"/>
        <w:tblW w:w="375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60" w:firstRow="1" w:lastRow="1" w:firstColumn="0" w:lastColumn="0" w:noHBand="1" w:noVBand="1"/>
      </w:tblPr>
      <w:tblGrid>
        <w:gridCol w:w="2614"/>
        <w:gridCol w:w="2613"/>
        <w:gridCol w:w="2615"/>
      </w:tblGrid>
      <w:tr w:rsidR="006D0D98" w14:paraId="5EA2E20E" w14:textId="77777777" w:rsidTr="00F67642">
        <w:trPr>
          <w:cnfStyle w:val="100000000000" w:firstRow="1" w:lastRow="0" w:firstColumn="0" w:lastColumn="0" w:oddVBand="0" w:evenVBand="0" w:oddHBand="0" w:evenHBand="0" w:firstRowFirstColumn="0" w:firstRowLastColumn="0" w:lastRowFirstColumn="0" w:lastRowLastColumn="0"/>
        </w:trPr>
        <w:tc>
          <w:tcPr>
            <w:tcW w:w="1667" w:type="pct"/>
            <w:tcBorders>
              <w:top w:val="none" w:sz="0" w:space="0" w:color="auto"/>
              <w:left w:val="none" w:sz="0" w:space="0" w:color="auto"/>
              <w:bottom w:val="none" w:sz="0" w:space="0" w:color="auto"/>
              <w:right w:val="none" w:sz="0" w:space="0" w:color="auto"/>
            </w:tcBorders>
            <w:noWrap/>
          </w:tcPr>
          <w:p w14:paraId="6E5894E0" w14:textId="7D15F577" w:rsidR="006D0D98" w:rsidRDefault="007D1EE8" w:rsidP="00F67642">
            <w:pPr>
              <w:jc w:val="left"/>
            </w:pPr>
            <w:r>
              <w:t xml:space="preserve">BUFR </w:t>
            </w:r>
            <w:r w:rsidR="006D0D98">
              <w:t>Table Reference</w:t>
            </w:r>
            <w:r w:rsidR="006D0D98">
              <w:br/>
              <w:t>F X Y</w:t>
            </w:r>
          </w:p>
        </w:tc>
        <w:tc>
          <w:tcPr>
            <w:tcW w:w="1666" w:type="pct"/>
            <w:tcBorders>
              <w:top w:val="none" w:sz="0" w:space="0" w:color="auto"/>
              <w:left w:val="none" w:sz="0" w:space="0" w:color="auto"/>
              <w:bottom w:val="none" w:sz="0" w:space="0" w:color="auto"/>
              <w:right w:val="none" w:sz="0" w:space="0" w:color="auto"/>
            </w:tcBorders>
          </w:tcPr>
          <w:p w14:paraId="5754349C" w14:textId="77777777" w:rsidR="006D0D98" w:rsidRDefault="006D0D98" w:rsidP="00F67642">
            <w:pPr>
              <w:jc w:val="left"/>
            </w:pPr>
            <w:proofErr w:type="spellStart"/>
            <w:r>
              <w:t>Element</w:t>
            </w:r>
            <w:proofErr w:type="spellEnd"/>
            <w:r>
              <w:t xml:space="preserve"> Name</w:t>
            </w:r>
          </w:p>
        </w:tc>
        <w:tc>
          <w:tcPr>
            <w:tcW w:w="1667" w:type="pct"/>
            <w:tcBorders>
              <w:top w:val="none" w:sz="0" w:space="0" w:color="auto"/>
              <w:left w:val="none" w:sz="0" w:space="0" w:color="auto"/>
              <w:bottom w:val="none" w:sz="0" w:space="0" w:color="auto"/>
              <w:right w:val="none" w:sz="0" w:space="0" w:color="auto"/>
            </w:tcBorders>
          </w:tcPr>
          <w:p w14:paraId="5473196A" w14:textId="77777777" w:rsidR="006D0D98" w:rsidRPr="008A7FD6" w:rsidRDefault="006D0D98" w:rsidP="00F67642">
            <w:pPr>
              <w:jc w:val="left"/>
              <w:rPr>
                <w:lang w:val="en-US"/>
              </w:rPr>
            </w:pPr>
            <w:r w:rsidRPr="008A7FD6">
              <w:rPr>
                <w:lang w:val="en-US"/>
              </w:rPr>
              <w:t>Element Description or/and v</w:t>
            </w:r>
            <w:r>
              <w:rPr>
                <w:lang w:val="en-US"/>
              </w:rPr>
              <w:t>alue</w:t>
            </w:r>
          </w:p>
        </w:tc>
      </w:tr>
      <w:tr w:rsidR="006D0D98" w14:paraId="5B37A2A5" w14:textId="77777777" w:rsidTr="006D0D98">
        <w:trPr>
          <w:cnfStyle w:val="010000000000" w:firstRow="0" w:lastRow="1" w:firstColumn="0" w:lastColumn="0" w:oddVBand="0" w:evenVBand="0" w:oddHBand="0" w:evenHBand="0" w:firstRowFirstColumn="0" w:firstRowLastColumn="0" w:lastRowFirstColumn="0" w:lastRowLastColumn="0"/>
        </w:trPr>
        <w:tc>
          <w:tcPr>
            <w:tcW w:w="1667" w:type="pct"/>
            <w:noWrap/>
          </w:tcPr>
          <w:p w14:paraId="29C7182A" w14:textId="7901162E" w:rsidR="006D0D98" w:rsidRDefault="006D0D98" w:rsidP="00F67642">
            <w:pPr>
              <w:jc w:val="left"/>
            </w:pPr>
            <w:r>
              <w:t>0 08 094</w:t>
            </w:r>
          </w:p>
        </w:tc>
        <w:tc>
          <w:tcPr>
            <w:tcW w:w="1666" w:type="pct"/>
          </w:tcPr>
          <w:p w14:paraId="55F6DE5F" w14:textId="62F2CD71" w:rsidR="006D0D98" w:rsidRPr="0097165F" w:rsidRDefault="001373C9" w:rsidP="00F67642">
            <w:pPr>
              <w:jc w:val="left"/>
              <w:rPr>
                <w:lang w:val="en-US"/>
              </w:rPr>
            </w:pPr>
            <w:r>
              <w:rPr>
                <w:lang w:val="en-US"/>
              </w:rPr>
              <w:t>Method used to calculate the average daily temperature</w:t>
            </w:r>
          </w:p>
        </w:tc>
        <w:tc>
          <w:tcPr>
            <w:tcW w:w="1667" w:type="pct"/>
            <w:shd w:val="clear" w:color="auto" w:fill="auto"/>
          </w:tcPr>
          <w:p w14:paraId="7ABDB78D" w14:textId="392B692F" w:rsidR="006D0D98" w:rsidRPr="00165A8D" w:rsidRDefault="001373C9" w:rsidP="00F67642">
            <w:pPr>
              <w:jc w:val="left"/>
              <w:rPr>
                <w:lang w:val="en-US"/>
              </w:rPr>
            </w:pPr>
            <w:r w:rsidRPr="001373C9">
              <w:rPr>
                <w:rFonts w:ascii="Courier New" w:eastAsia="Times New Roman" w:hAnsi="Courier New" w:cs="Courier New"/>
                <w:lang w:val="en-US"/>
              </w:rPr>
              <w:t>1</w:t>
            </w:r>
            <w:r w:rsidR="006D0D98" w:rsidRPr="00165A8D">
              <w:rPr>
                <w:rFonts w:eastAsia="Times New Roman" w:cstheme="minorHAnsi"/>
                <w:lang w:val="en-US"/>
              </w:rPr>
              <w:t xml:space="preserve">   # </w:t>
            </w:r>
            <w:r>
              <w:rPr>
                <w:rFonts w:eastAsia="Times New Roman" w:cstheme="minorHAnsi"/>
                <w:lang w:val="en-US"/>
              </w:rPr>
              <w:t>Average of the 8 standard synoptic observations taken every three hours at EL KHOMS (Libya)</w:t>
            </w:r>
          </w:p>
        </w:tc>
      </w:tr>
    </w:tbl>
    <w:p w14:paraId="17E8CBA1" w14:textId="58D8A638" w:rsidR="00523F1A" w:rsidRDefault="00523F1A" w:rsidP="00523F1A">
      <w:bookmarkStart w:id="30" w:name="_Toc222219212"/>
    </w:p>
    <w:p w14:paraId="2A5999B6" w14:textId="7927CA42" w:rsidR="00523F1A" w:rsidRPr="005F3F34" w:rsidRDefault="00523F1A" w:rsidP="00523F1A">
      <w:pPr>
        <w:pStyle w:val="Lgende"/>
        <w:rPr>
          <w:lang w:val="en-US"/>
        </w:rPr>
      </w:pPr>
      <w:r w:rsidRPr="005F3F34">
        <w:rPr>
          <w:lang w:val="en-US"/>
        </w:rPr>
        <w:t>Table</w:t>
      </w:r>
      <w:r>
        <w:rPr>
          <w:lang w:val="en-US"/>
        </w:rPr>
        <w:t>-8:</w:t>
      </w:r>
      <w:r w:rsidRPr="005F3F34">
        <w:rPr>
          <w:lang w:val="en-US"/>
        </w:rPr>
        <w:t xml:space="preserve"> </w:t>
      </w:r>
      <w:r>
        <w:rPr>
          <w:lang w:val="en-US"/>
        </w:rPr>
        <w:t>Method used to calculate the average mean temperature</w:t>
      </w:r>
    </w:p>
    <w:p w14:paraId="0A6D9E2B" w14:textId="77777777" w:rsidR="00523F1A" w:rsidRPr="00523F1A" w:rsidRDefault="00523F1A" w:rsidP="00523F1A">
      <w:pPr>
        <w:rPr>
          <w:lang w:val="en-US"/>
        </w:rPr>
      </w:pPr>
    </w:p>
    <w:p w14:paraId="471F1346" w14:textId="50D86007" w:rsidR="0016053F" w:rsidRDefault="0016053F" w:rsidP="006C6E2D">
      <w:pPr>
        <w:pStyle w:val="Titre3"/>
      </w:pPr>
      <w:bookmarkStart w:id="31" w:name="_Toc230335789"/>
      <w:r>
        <w:t>How to handle missing data</w:t>
      </w:r>
      <w:bookmarkEnd w:id="30"/>
      <w:bookmarkEnd w:id="31"/>
    </w:p>
    <w:p w14:paraId="022E779E" w14:textId="7E869437" w:rsidR="001373C9" w:rsidRDefault="001373C9" w:rsidP="001373C9">
      <w:pPr>
        <w:pStyle w:val="Sansinterligne"/>
      </w:pPr>
      <w:r>
        <w:t xml:space="preserve">There is no uniform standard to handle missing data in the computation of a daily mean of a parameter. The rules are varied and depend on the calculation method used and local practices. The following are examples of rules used by NMHSs for managing missing data depending on the samples. </w:t>
      </w:r>
      <w:r w:rsidRPr="0087067D">
        <w:t>These guidelines do not provide an exhaustive list of rules, but rather highlights their diversity.</w:t>
      </w:r>
      <w:r>
        <w:t xml:space="preserve"> Note also that missing data may also impact on minimum and maximum temperatures</w:t>
      </w:r>
      <w:r w:rsidR="00BC7F3C">
        <w:t xml:space="preserve"> and precipitation totals</w:t>
      </w:r>
      <w:r>
        <w:t xml:space="preserve">; this situation is dealt with in Section </w:t>
      </w:r>
      <w:r w:rsidR="00E63820">
        <w:t>11.</w:t>
      </w:r>
      <w:r w:rsidR="0012632C">
        <w:t xml:space="preserve">9 </w:t>
      </w:r>
      <w:r>
        <w:t xml:space="preserve">below. </w:t>
      </w:r>
    </w:p>
    <w:p w14:paraId="2D519727" w14:textId="77777777" w:rsidR="001373C9" w:rsidRPr="00A3399A" w:rsidRDefault="001373C9" w:rsidP="001373C9">
      <w:pPr>
        <w:pStyle w:val="Titre4"/>
      </w:pPr>
      <w:bookmarkStart w:id="32" w:name="_Toc162446577"/>
      <w:bookmarkStart w:id="33" w:name="_Toc162539901"/>
      <w:bookmarkStart w:id="34" w:name="_Toc163750195"/>
      <w:r w:rsidRPr="00A3399A">
        <w:t>Daily mean using 1440 1-Minute values</w:t>
      </w:r>
      <w:bookmarkEnd w:id="32"/>
      <w:bookmarkEnd w:id="33"/>
      <w:bookmarkEnd w:id="34"/>
    </w:p>
    <w:p w14:paraId="2E207003" w14:textId="20624AE7" w:rsidR="001373C9" w:rsidRDefault="001373C9" w:rsidP="001373C9">
      <w:pPr>
        <w:pStyle w:val="Sansinterligne"/>
      </w:pPr>
      <w:r>
        <w:t>There are various rules that are currently implemented in automatic weather stations (AWS), in data collection platforms (platforms that collect and manage Automatic Weather Station (AWS) data and Climate data management systems (CDMSs). One of them is the rule 1/10 explained below:</w:t>
      </w:r>
    </w:p>
    <w:p w14:paraId="2D75E973" w14:textId="77777777" w:rsidR="001373C9" w:rsidRDefault="001373C9" w:rsidP="001373C9">
      <w:pPr>
        <w:pStyle w:val="Sansinterligne"/>
      </w:pPr>
    </w:p>
    <w:p w14:paraId="1F89A9C3" w14:textId="77777777" w:rsidR="001373C9" w:rsidRPr="00737C70" w:rsidRDefault="001373C9" w:rsidP="001373C9">
      <w:pPr>
        <w:rPr>
          <w:b/>
          <w:lang w:val="en-US"/>
        </w:rPr>
      </w:pPr>
      <w:bookmarkStart w:id="35" w:name="_Toc162446578"/>
      <w:bookmarkStart w:id="36" w:name="_Toc162539902"/>
      <w:r w:rsidRPr="00737C70">
        <w:rPr>
          <w:b/>
          <w:lang w:val="en-US"/>
        </w:rPr>
        <w:t>Rule 1/10</w:t>
      </w:r>
      <w:bookmarkEnd w:id="35"/>
      <w:bookmarkEnd w:id="36"/>
    </w:p>
    <w:p w14:paraId="7F424E2A" w14:textId="77777777" w:rsidR="001373C9" w:rsidRDefault="001373C9" w:rsidP="001373C9">
      <w:pPr>
        <w:pStyle w:val="Sansinterligne"/>
        <w:ind w:left="720"/>
      </w:pPr>
      <w:r>
        <w:t>If 1/10 of the values or more are missing (i.e. 144 values or more out of the 1440 One-Minute values) then the corresponding daily data is considered to be missing.</w:t>
      </w:r>
    </w:p>
    <w:p w14:paraId="2DBDA788" w14:textId="77777777" w:rsidR="001373C9" w:rsidRPr="00A3399A" w:rsidRDefault="001373C9" w:rsidP="001373C9">
      <w:pPr>
        <w:pStyle w:val="Titre4"/>
      </w:pPr>
      <w:bookmarkStart w:id="37" w:name="_Toc162446579"/>
      <w:bookmarkStart w:id="38" w:name="_Toc162539903"/>
      <w:bookmarkStart w:id="39" w:name="_Toc163750196"/>
      <w:r w:rsidRPr="00A3399A">
        <w:t>Daily mean using 24 Hourly values</w:t>
      </w:r>
      <w:bookmarkEnd w:id="37"/>
      <w:bookmarkEnd w:id="38"/>
      <w:bookmarkEnd w:id="39"/>
    </w:p>
    <w:p w14:paraId="5FD0D310" w14:textId="77777777" w:rsidR="001373C9" w:rsidRDefault="001373C9" w:rsidP="001373C9">
      <w:pPr>
        <w:pStyle w:val="Sansinterligne"/>
      </w:pPr>
      <w:r>
        <w:t>A variety of methods are used:</w:t>
      </w:r>
    </w:p>
    <w:p w14:paraId="693DF1AA" w14:textId="77777777" w:rsidR="001373C9" w:rsidRDefault="001373C9" w:rsidP="001373C9">
      <w:pPr>
        <w:pStyle w:val="Sansinterligne"/>
      </w:pPr>
    </w:p>
    <w:p w14:paraId="086CF355" w14:textId="77777777" w:rsidR="001373C9" w:rsidRPr="00737C70" w:rsidRDefault="001373C9" w:rsidP="001373C9">
      <w:pPr>
        <w:rPr>
          <w:b/>
          <w:lang w:val="en-US"/>
        </w:rPr>
      </w:pPr>
      <w:bookmarkStart w:id="40" w:name="_Toc162446580"/>
      <w:bookmarkStart w:id="41" w:name="_Toc162539904"/>
      <w:r w:rsidRPr="00737C70">
        <w:rPr>
          <w:b/>
          <w:lang w:val="en-US"/>
        </w:rPr>
        <w:t>Rule 1/10</w:t>
      </w:r>
      <w:bookmarkEnd w:id="40"/>
      <w:bookmarkEnd w:id="41"/>
    </w:p>
    <w:p w14:paraId="56BFBEEC" w14:textId="77777777" w:rsidR="001373C9" w:rsidRDefault="001373C9" w:rsidP="001373C9">
      <w:pPr>
        <w:pStyle w:val="Sansinterligne"/>
        <w:ind w:left="720"/>
      </w:pPr>
      <w:r>
        <w:t>If 1/10 or more of the values are missing (i.e. 3 values or more out of the 24-Hourly values) then the daily mean shall be computed with the 8 values at synoptic standard times (e.g. at 00, 03, 06, 09, 12, 15, 18 and 21 hour). And if two (some NMHSs use only one) nor more values among the 8 values at synoptic standard times is missing the daily mean is considered as missing.</w:t>
      </w:r>
    </w:p>
    <w:p w14:paraId="150C42AC" w14:textId="77777777" w:rsidR="001373C9" w:rsidRDefault="001373C9" w:rsidP="001373C9">
      <w:pPr>
        <w:pStyle w:val="Sansinterligne"/>
        <w:ind w:left="720"/>
      </w:pPr>
    </w:p>
    <w:p w14:paraId="12667948" w14:textId="77777777" w:rsidR="001373C9" w:rsidRPr="00E83845" w:rsidRDefault="001373C9" w:rsidP="001373C9">
      <w:pPr>
        <w:pStyle w:val="Sansinterligne"/>
        <w:ind w:left="720"/>
      </w:pPr>
      <w:r>
        <w:t xml:space="preserve">Some NMHSs are less restrictive and increase the percentage of missing values allowed to 1/6. Other allows to compute a daily mean with 4 values for main standard times (00, 06, 12,18) or 4 values from intermediate standard times (03, 09, 15, 21). </w:t>
      </w:r>
      <w:r w:rsidRPr="00E83845">
        <w:t xml:space="preserve">While there is no provision for this in the DAYCLI BUFR code, it is strongly recommended that NMHSs document their methodologies in this regard so that users and researchers understand the methodology. </w:t>
      </w:r>
    </w:p>
    <w:p w14:paraId="00478CDC" w14:textId="77777777" w:rsidR="001373C9" w:rsidRDefault="001373C9" w:rsidP="001373C9">
      <w:pPr>
        <w:pStyle w:val="Sansinterligne"/>
      </w:pPr>
    </w:p>
    <w:p w14:paraId="53F39542" w14:textId="77777777" w:rsidR="001373C9" w:rsidRDefault="001373C9" w:rsidP="001373C9">
      <w:pPr>
        <w:rPr>
          <w:b/>
          <w:lang w:val="en-US"/>
        </w:rPr>
      </w:pPr>
      <w:bookmarkStart w:id="42" w:name="_Toc162446581"/>
      <w:bookmarkStart w:id="43" w:name="_Toc162539905"/>
      <w:r w:rsidRPr="00737C70">
        <w:rPr>
          <w:b/>
          <w:lang w:val="en-US"/>
        </w:rPr>
        <w:t xml:space="preserve">Rule 3 </w:t>
      </w:r>
      <w:r w:rsidRPr="00737C70">
        <w:rPr>
          <w:b/>
          <w:shd w:val="clear" w:color="auto" w:fill="FFFFFF" w:themeFill="background1"/>
          <w:lang w:val="en-US"/>
        </w:rPr>
        <w:t>consecutive</w:t>
      </w:r>
      <w:r w:rsidRPr="00737C70">
        <w:rPr>
          <w:b/>
          <w:lang w:val="en-US"/>
        </w:rPr>
        <w:t xml:space="preserve"> or 5</w:t>
      </w:r>
      <w:bookmarkEnd w:id="42"/>
      <w:r>
        <w:rPr>
          <w:b/>
          <w:lang w:val="en-US"/>
        </w:rPr>
        <w:t xml:space="preserve"> non-contiguous</w:t>
      </w:r>
      <w:bookmarkEnd w:id="43"/>
    </w:p>
    <w:p w14:paraId="42B1EDCE" w14:textId="43BD06ED" w:rsidR="001373C9" w:rsidRDefault="001373C9" w:rsidP="007803C7">
      <w:pPr>
        <w:pStyle w:val="Sansinterligne"/>
        <w:ind w:left="720"/>
      </w:pPr>
      <w:r>
        <w:t xml:space="preserve">If 3 </w:t>
      </w:r>
      <w:r w:rsidRPr="007803C7">
        <w:t>consecutive</w:t>
      </w:r>
      <w:r>
        <w:t xml:space="preserve"> values or more are missing among the 24-Hourly values then the daily mean shall be computed via the “Rule 2/8” below, using the 8-Hourly values at standard times.</w:t>
      </w:r>
    </w:p>
    <w:p w14:paraId="45BF8831" w14:textId="77777777" w:rsidR="007803C7" w:rsidRDefault="007803C7" w:rsidP="007803C7">
      <w:pPr>
        <w:pStyle w:val="Sansinterligne"/>
        <w:ind w:left="720"/>
      </w:pPr>
    </w:p>
    <w:p w14:paraId="3EFCBE1E" w14:textId="77777777" w:rsidR="001373C9" w:rsidRDefault="001373C9" w:rsidP="001373C9">
      <w:pPr>
        <w:pStyle w:val="Sansinterligne"/>
        <w:ind w:left="720"/>
      </w:pPr>
      <w:r>
        <w:t xml:space="preserve">Also, </w:t>
      </w:r>
      <w:proofErr w:type="gramStart"/>
      <w:r>
        <w:t>If</w:t>
      </w:r>
      <w:proofErr w:type="gramEnd"/>
      <w:r>
        <w:t xml:space="preserve"> 5 </w:t>
      </w:r>
      <w:r w:rsidRPr="00767DBC">
        <w:rPr>
          <w:b/>
        </w:rPr>
        <w:t>global</w:t>
      </w:r>
      <w:r>
        <w:t xml:space="preserve"> values or more are missing among the 24-Hourly values then the daily mean shall be computed with the rule 2/8 with the 8-Hourly values at standard times (see the rule 2/8 below).</w:t>
      </w:r>
    </w:p>
    <w:p w14:paraId="01166D47" w14:textId="77777777" w:rsidR="001373C9" w:rsidRPr="00F24C6D" w:rsidRDefault="001373C9" w:rsidP="001373C9">
      <w:pPr>
        <w:pStyle w:val="Titre4"/>
      </w:pPr>
      <w:bookmarkStart w:id="44" w:name="_Toc162539906"/>
      <w:bookmarkStart w:id="45" w:name="_Toc163750197"/>
      <w:r w:rsidRPr="00F24C6D">
        <w:t>Daily mean using 8 3-Hourly values at standard time</w:t>
      </w:r>
      <w:bookmarkEnd w:id="44"/>
      <w:bookmarkEnd w:id="45"/>
    </w:p>
    <w:p w14:paraId="546AF13E" w14:textId="77777777" w:rsidR="001373C9" w:rsidRPr="00737C70" w:rsidRDefault="001373C9" w:rsidP="001373C9">
      <w:pPr>
        <w:rPr>
          <w:b/>
        </w:rPr>
      </w:pPr>
      <w:bookmarkStart w:id="46" w:name="_Toc162539907"/>
      <w:r w:rsidRPr="00737C70">
        <w:rPr>
          <w:b/>
        </w:rPr>
        <w:t>Rule 2/8</w:t>
      </w:r>
      <w:bookmarkEnd w:id="46"/>
    </w:p>
    <w:p w14:paraId="25B5B70F" w14:textId="77777777" w:rsidR="001373C9" w:rsidRDefault="001373C9" w:rsidP="001373C9">
      <w:pPr>
        <w:pStyle w:val="Sansinterligne"/>
        <w:ind w:left="720"/>
      </w:pPr>
      <w:r>
        <w:t>if 2 or more Hourly values among the 8 values at standard times are missing then the daily mean is considered as missing</w:t>
      </w:r>
    </w:p>
    <w:p w14:paraId="473C9018" w14:textId="77777777" w:rsidR="001373C9" w:rsidRPr="00737C70" w:rsidRDefault="001373C9" w:rsidP="001373C9">
      <w:pPr>
        <w:rPr>
          <w:b/>
        </w:rPr>
      </w:pPr>
      <w:bookmarkStart w:id="47" w:name="_Toc162539908"/>
      <w:r w:rsidRPr="00737C70">
        <w:rPr>
          <w:b/>
          <w:shd w:val="clear" w:color="auto" w:fill="FFFFFF" w:themeFill="background1"/>
        </w:rPr>
        <w:t>Rule 1/</w:t>
      </w:r>
      <w:bookmarkStart w:id="48" w:name="_Toc162446582"/>
      <w:r w:rsidRPr="00737C70">
        <w:rPr>
          <w:b/>
          <w:shd w:val="clear" w:color="auto" w:fill="FFFFFF" w:themeFill="background1"/>
        </w:rPr>
        <w:t>8</w:t>
      </w:r>
      <w:bookmarkEnd w:id="47"/>
      <w:r w:rsidRPr="00737C70">
        <w:rPr>
          <w:b/>
          <w:shd w:val="clear" w:color="auto" w:fill="FFFF00"/>
        </w:rPr>
        <w:t xml:space="preserve"> </w:t>
      </w:r>
      <w:bookmarkEnd w:id="48"/>
    </w:p>
    <w:p w14:paraId="7970B3CB" w14:textId="77777777" w:rsidR="001373C9" w:rsidRPr="00B5247F" w:rsidRDefault="001373C9" w:rsidP="001373C9">
      <w:pPr>
        <w:pStyle w:val="Sansinterligne"/>
        <w:shd w:val="clear" w:color="auto" w:fill="FFFFFF" w:themeFill="background1"/>
        <w:ind w:left="720"/>
        <w:rPr>
          <w:shd w:val="clear" w:color="auto" w:fill="FFFFFF" w:themeFill="background1"/>
        </w:rPr>
      </w:pPr>
      <w:r>
        <w:t>If 1 value among the 8 standard times for surface observations (00, 03, 06, 09, 12, 15, 18, 21) is missing then the mean shall be computed with the 4 main standard times</w:t>
      </w:r>
      <w:r w:rsidRPr="001C1CEF">
        <w:rPr>
          <w:shd w:val="clear" w:color="auto" w:fill="FFFFFF" w:themeFill="background1"/>
        </w:rPr>
        <w:t xml:space="preserve"> (00, 06, 12, 18) </w:t>
      </w:r>
      <w:r>
        <w:t xml:space="preserve">or the 4 intermediate standard times </w:t>
      </w:r>
      <w:r w:rsidRPr="001C1CEF">
        <w:rPr>
          <w:shd w:val="clear" w:color="auto" w:fill="FFFFFF" w:themeFill="background1"/>
        </w:rPr>
        <w:t>(03, 09, 15, 21).</w:t>
      </w:r>
      <w:bookmarkStart w:id="49" w:name="_Toc162446583"/>
    </w:p>
    <w:p w14:paraId="73AE7318" w14:textId="77777777" w:rsidR="001373C9" w:rsidRPr="00E83845" w:rsidRDefault="001373C9" w:rsidP="001373C9">
      <w:pPr>
        <w:pStyle w:val="Titre4"/>
      </w:pPr>
      <w:bookmarkStart w:id="50" w:name="_Toc162539909"/>
      <w:bookmarkStart w:id="51" w:name="_Toc163750198"/>
      <w:bookmarkEnd w:id="49"/>
      <w:r w:rsidRPr="00E83845">
        <w:tab/>
        <w:t>Daily mean using 4 6-Hourly values at main or intermediate standard time</w:t>
      </w:r>
      <w:bookmarkEnd w:id="50"/>
      <w:bookmarkEnd w:id="51"/>
    </w:p>
    <w:p w14:paraId="068265C5" w14:textId="77777777" w:rsidR="001373C9" w:rsidRPr="00737C70" w:rsidRDefault="001373C9" w:rsidP="001373C9">
      <w:pPr>
        <w:rPr>
          <w:b/>
        </w:rPr>
      </w:pPr>
      <w:r w:rsidRPr="00737C70">
        <w:rPr>
          <w:b/>
        </w:rPr>
        <w:t>Rule 1/4</w:t>
      </w:r>
    </w:p>
    <w:p w14:paraId="7764BCFD" w14:textId="0598973B" w:rsidR="007921B1" w:rsidRDefault="001373C9" w:rsidP="001373C9">
      <w:pPr>
        <w:pStyle w:val="Sansinterligne"/>
        <w:ind w:left="720"/>
      </w:pPr>
      <w:r>
        <w:t>If 1 among the 4 main standard times (00, 06, 12, 18) or if 1 among the 4 intermediate standard times (03, 09, 15, 21) is missing then the mean is considered as missing.</w:t>
      </w:r>
    </w:p>
    <w:p w14:paraId="40290153" w14:textId="20906B55" w:rsidR="00313735" w:rsidRDefault="00313735">
      <w:pPr>
        <w:jc w:val="left"/>
      </w:pPr>
      <w:r>
        <w:br w:type="page"/>
      </w:r>
    </w:p>
    <w:p w14:paraId="00D60E88" w14:textId="77777777" w:rsidR="007921B1" w:rsidRDefault="007921B1">
      <w:pPr>
        <w:jc w:val="left"/>
      </w:pPr>
    </w:p>
    <w:p w14:paraId="2F01CDCF" w14:textId="654B77CC" w:rsidR="007461C7" w:rsidRDefault="00741874" w:rsidP="003341A4">
      <w:pPr>
        <w:pStyle w:val="Titre1"/>
      </w:pPr>
      <w:bookmarkStart w:id="52" w:name="_Toc230335790"/>
      <w:r>
        <w:t>Attribution day</w:t>
      </w:r>
      <w:r w:rsidR="00FA68F1">
        <w:t xml:space="preserve"> </w:t>
      </w:r>
      <w:r w:rsidR="007461C7">
        <w:t>and difference between LMTZ and UTC</w:t>
      </w:r>
      <w:bookmarkEnd w:id="52"/>
    </w:p>
    <w:p w14:paraId="7AA10224" w14:textId="43C4611B" w:rsidR="00FA68F1" w:rsidRPr="00FA68F1" w:rsidRDefault="00FA68F1" w:rsidP="007461C7">
      <w:r>
        <w:t xml:space="preserve">Within the DAYCLI message, NMHSs should transmit their data values in keeping </w:t>
      </w:r>
      <w:r w:rsidR="00953AFE">
        <w:t xml:space="preserve">with </w:t>
      </w:r>
      <w:r>
        <w:t>their climatological practices</w:t>
      </w:r>
      <w:r w:rsidR="00253254">
        <w:t>.</w:t>
      </w:r>
    </w:p>
    <w:p w14:paraId="52BDF991" w14:textId="746D4484" w:rsidR="00253254" w:rsidRDefault="00253254" w:rsidP="00253254">
      <w:pPr>
        <w:rPr>
          <w:lang w:val="en-US"/>
        </w:rPr>
      </w:pPr>
      <w:r w:rsidRPr="00C87D8E">
        <w:rPr>
          <w:lang w:val="en-US"/>
        </w:rPr>
        <w:t>Many NMHSs</w:t>
      </w:r>
      <w:r>
        <w:rPr>
          <w:lang w:val="en-US"/>
        </w:rPr>
        <w:t xml:space="preserve"> </w:t>
      </w:r>
      <w:r w:rsidRPr="00C87D8E">
        <w:rPr>
          <w:lang w:val="en-US"/>
        </w:rPr>
        <w:t xml:space="preserve">organize their </w:t>
      </w:r>
      <w:r w:rsidRPr="000D2FFB">
        <w:rPr>
          <w:u w:val="single"/>
          <w:lang w:val="en-US"/>
        </w:rPr>
        <w:t>daily</w:t>
      </w:r>
      <w:r>
        <w:rPr>
          <w:lang w:val="en-US"/>
        </w:rPr>
        <w:t xml:space="preserve"> </w:t>
      </w:r>
      <w:r w:rsidRPr="00C87D8E">
        <w:rPr>
          <w:lang w:val="en-US"/>
        </w:rPr>
        <w:t>climatological observations, calculations and archives according to national or regional time standards</w:t>
      </w:r>
      <w:r>
        <w:rPr>
          <w:lang w:val="en-US"/>
        </w:rPr>
        <w:t xml:space="preserve"> and not necessarily on </w:t>
      </w:r>
      <w:r w:rsidR="00BF2CFC">
        <w:rPr>
          <w:lang w:val="en-US"/>
        </w:rPr>
        <w:t xml:space="preserve">Coordinated </w:t>
      </w:r>
      <w:r>
        <w:rPr>
          <w:lang w:val="en-US"/>
        </w:rPr>
        <w:t xml:space="preserve">Universal Time </w:t>
      </w:r>
      <w:r w:rsidR="00E712E6">
        <w:rPr>
          <w:lang w:val="en-US"/>
        </w:rPr>
        <w:t>(UTC)</w:t>
      </w:r>
      <w:r w:rsidRPr="00C87D8E">
        <w:rPr>
          <w:lang w:val="en-US"/>
        </w:rPr>
        <w:t>.</w:t>
      </w:r>
      <w:r>
        <w:rPr>
          <w:lang w:val="en-US"/>
        </w:rPr>
        <w:t xml:space="preserve"> The exchange of daily data through the DAYCLI message should be consistent with </w:t>
      </w:r>
      <w:r w:rsidR="00E0115B">
        <w:rPr>
          <w:lang w:val="en-US"/>
        </w:rPr>
        <w:t>th</w:t>
      </w:r>
      <w:r w:rsidR="00412C94">
        <w:rPr>
          <w:lang w:val="en-US"/>
        </w:rPr>
        <w:t>e</w:t>
      </w:r>
      <w:r w:rsidR="00E0115B">
        <w:rPr>
          <w:lang w:val="en-US"/>
        </w:rPr>
        <w:t xml:space="preserve">se </w:t>
      </w:r>
      <w:r>
        <w:rPr>
          <w:lang w:val="en-US"/>
        </w:rPr>
        <w:t>official</w:t>
      </w:r>
      <w:r w:rsidR="00412C94">
        <w:rPr>
          <w:lang w:val="en-US"/>
        </w:rPr>
        <w:t xml:space="preserve"> </w:t>
      </w:r>
      <w:r w:rsidR="00E0115B">
        <w:rPr>
          <w:lang w:val="en-US"/>
        </w:rPr>
        <w:t xml:space="preserve">NMHS </w:t>
      </w:r>
      <w:r w:rsidR="00412C94">
        <w:rPr>
          <w:lang w:val="en-US"/>
        </w:rPr>
        <w:t xml:space="preserve">practices used in compiling </w:t>
      </w:r>
      <w:r>
        <w:rPr>
          <w:lang w:val="en-US"/>
        </w:rPr>
        <w:t>climatological archives and daily datasets</w:t>
      </w:r>
      <w:r w:rsidR="00E0115B">
        <w:rPr>
          <w:lang w:val="en-US"/>
        </w:rPr>
        <w:t>.</w:t>
      </w:r>
    </w:p>
    <w:p w14:paraId="51702D2F" w14:textId="21A77EF1" w:rsidR="003C11D1" w:rsidRDefault="003C11D1" w:rsidP="003C11D1">
      <w:pPr>
        <w:rPr>
          <w:lang w:val="en-US"/>
        </w:rPr>
      </w:pPr>
      <w:r>
        <w:rPr>
          <w:lang w:val="en-US"/>
        </w:rPr>
        <w:t xml:space="preserve">The </w:t>
      </w:r>
      <w:r w:rsidR="00741874">
        <w:rPr>
          <w:b/>
          <w:bCs/>
          <w:lang w:val="en-US"/>
        </w:rPr>
        <w:t>Attribution day</w:t>
      </w:r>
      <w:r>
        <w:rPr>
          <w:lang w:val="en-US"/>
        </w:rPr>
        <w:t xml:space="preserve"> was briefly defined in Chapter </w:t>
      </w:r>
      <w:r w:rsidR="00230BBC">
        <w:rPr>
          <w:lang w:val="en-US"/>
        </w:rPr>
        <w:t>4</w:t>
      </w:r>
      <w:r>
        <w:rPr>
          <w:lang w:val="en-US"/>
        </w:rPr>
        <w:t xml:space="preserve"> as the </w:t>
      </w:r>
      <w:r>
        <w:rPr>
          <w:lang w:val="en-US" w:eastAsia="fr-FR"/>
        </w:rPr>
        <w:t xml:space="preserve">date to which </w:t>
      </w:r>
      <w:r w:rsidRPr="008C606F">
        <w:rPr>
          <w:lang w:val="en-US" w:eastAsia="fr-FR"/>
        </w:rPr>
        <w:t>an NMHS assign</w:t>
      </w:r>
      <w:r>
        <w:rPr>
          <w:lang w:val="en-US" w:eastAsia="fr-FR"/>
        </w:rPr>
        <w:t>s</w:t>
      </w:r>
      <w:r w:rsidRPr="008C606F">
        <w:rPr>
          <w:lang w:val="en-US" w:eastAsia="fr-FR"/>
        </w:rPr>
        <w:t xml:space="preserve"> daily climate values</w:t>
      </w:r>
      <w:r>
        <w:rPr>
          <w:lang w:val="en-US" w:eastAsia="fr-FR"/>
        </w:rPr>
        <w:t xml:space="preserve"> for the purposes of daily </w:t>
      </w:r>
      <w:r w:rsidRPr="008C606F">
        <w:rPr>
          <w:lang w:val="en-US" w:eastAsia="fr-FR"/>
        </w:rPr>
        <w:t>climate data exchange and archiving</w:t>
      </w:r>
      <w:r>
        <w:rPr>
          <w:lang w:val="en-US" w:eastAsia="fr-FR"/>
        </w:rPr>
        <w:t xml:space="preserve">, in accordance with its local practices. More fully, it is </w:t>
      </w:r>
      <w:r>
        <w:rPr>
          <w:lang w:val="en-US"/>
        </w:rPr>
        <w:t>the date (year-month-day) to which daily values of temperatures, precipitation, total snow depth and fresh snow depth are assigned for a specific station, expressed in terms of the “Local Meteorological Time Zone” (</w:t>
      </w:r>
      <w:r w:rsidRPr="008F1400">
        <w:rPr>
          <w:b/>
          <w:lang w:val="en-US"/>
        </w:rPr>
        <w:t>LMTZ</w:t>
      </w:r>
      <w:r>
        <w:rPr>
          <w:lang w:val="en-US"/>
        </w:rPr>
        <w:t>).</w:t>
      </w:r>
    </w:p>
    <w:p w14:paraId="00147B5F" w14:textId="77777777" w:rsidR="00925191" w:rsidRDefault="00925191" w:rsidP="00925191">
      <w:pPr>
        <w:rPr>
          <w:lang w:val="en-US"/>
        </w:rPr>
      </w:pPr>
      <w:r>
        <w:rPr>
          <w:lang w:val="en-US"/>
        </w:rPr>
        <w:t>In order to relate this LMTZ to UTC, the offset of the LMTZ against UTC shall be expressed in minutes for all variables.</w:t>
      </w:r>
    </w:p>
    <w:p w14:paraId="3E671E2D" w14:textId="209781C6" w:rsidR="00925191" w:rsidRPr="00230BBC" w:rsidRDefault="00925191" w:rsidP="00253254">
      <w:pPr>
        <w:rPr>
          <w:lang w:val="en-US" w:eastAsia="fr-FR"/>
        </w:rPr>
      </w:pPr>
      <w:r>
        <w:rPr>
          <w:lang w:val="en-US" w:eastAsia="fr-FR"/>
        </w:rPr>
        <w:t xml:space="preserve">It is important to recognize that the LMTZ applies to individual observing stations, and that many countries </w:t>
      </w:r>
      <w:r w:rsidRPr="008C606F">
        <w:rPr>
          <w:lang w:val="en-US" w:eastAsia="fr-FR"/>
        </w:rPr>
        <w:t xml:space="preserve">may include more than one LMTZ. </w:t>
      </w:r>
      <w:r>
        <w:rPr>
          <w:lang w:val="en-US" w:eastAsia="fr-FR"/>
        </w:rPr>
        <w:t>This will affect the offset against UTC.</w:t>
      </w:r>
    </w:p>
    <w:p w14:paraId="3ACE15FD" w14:textId="086FB325" w:rsidR="00523F1A" w:rsidRDefault="00253254" w:rsidP="00523F1A">
      <w:pPr>
        <w:rPr>
          <w:lang w:val="en-US"/>
        </w:rPr>
      </w:pPr>
      <w:r w:rsidRPr="000F332D">
        <w:rPr>
          <w:b/>
          <w:lang w:val="en-US"/>
        </w:rPr>
        <w:t>Example 1</w:t>
      </w:r>
      <w:r w:rsidR="00523F1A">
        <w:rPr>
          <w:b/>
          <w:lang w:val="en-US"/>
        </w:rPr>
        <w:t>:</w:t>
      </w:r>
    </w:p>
    <w:p w14:paraId="1D078E2B" w14:textId="6A0D4A01" w:rsidR="00253254" w:rsidRPr="00523F1A" w:rsidRDefault="00CC5259" w:rsidP="00300858">
      <w:pPr>
        <w:rPr>
          <w:lang w:val="en-US"/>
        </w:rPr>
      </w:pPr>
      <w:r>
        <w:rPr>
          <w:lang w:val="en-US"/>
        </w:rPr>
        <w:t xml:space="preserve">Table-9 shows </w:t>
      </w:r>
      <w:r w:rsidR="00DC3112">
        <w:rPr>
          <w:lang w:val="en-US"/>
        </w:rPr>
        <w:t xml:space="preserve">the </w:t>
      </w:r>
      <w:r w:rsidR="00925191">
        <w:rPr>
          <w:lang w:val="en-US"/>
        </w:rPr>
        <w:t xml:space="preserve">format </w:t>
      </w:r>
      <w:r w:rsidR="00DC3112">
        <w:rPr>
          <w:lang w:val="en-US"/>
        </w:rPr>
        <w:t>for a</w:t>
      </w:r>
      <w:r w:rsidR="002A4703" w:rsidRPr="00523F1A">
        <w:rPr>
          <w:lang w:val="en-US"/>
        </w:rPr>
        <w:t xml:space="preserve">n observation </w:t>
      </w:r>
      <w:r w:rsidR="00DC3112">
        <w:rPr>
          <w:lang w:val="en-US"/>
        </w:rPr>
        <w:t>of</w:t>
      </w:r>
      <w:r w:rsidR="002A4703" w:rsidRPr="00523F1A">
        <w:rPr>
          <w:lang w:val="en-US"/>
        </w:rPr>
        <w:t xml:space="preserve"> </w:t>
      </w:r>
      <w:r w:rsidR="00D14BE5">
        <w:rPr>
          <w:lang w:val="en-US"/>
        </w:rPr>
        <w:t>daily rainfall at Melbourne Airport Station</w:t>
      </w:r>
      <w:r w:rsidR="00761F81" w:rsidRPr="00523F1A">
        <w:rPr>
          <w:lang w:val="en-US"/>
        </w:rPr>
        <w:t xml:space="preserve">. </w:t>
      </w:r>
      <w:r w:rsidR="00864B28">
        <w:t xml:space="preserve">In Australia the Climatological </w:t>
      </w:r>
      <w:ins w:id="53" w:author="STUBER Denis" w:date="2026-05-14T18:51:00Z">
        <w:r w:rsidR="00E712E6">
          <w:t>d</w:t>
        </w:r>
      </w:ins>
      <w:del w:id="54" w:author="STUBER Denis" w:date="2026-05-14T18:51:00Z">
        <w:r w:rsidR="00864B28" w:rsidDel="00E712E6">
          <w:delText>D</w:delText>
        </w:r>
      </w:del>
      <w:r w:rsidR="00864B28">
        <w:t xml:space="preserve">ay (see next Section) for </w:t>
      </w:r>
      <w:proofErr w:type="gramStart"/>
      <w:r w:rsidR="00864B28">
        <w:t>24 hour</w:t>
      </w:r>
      <w:proofErr w:type="gramEnd"/>
      <w:r w:rsidR="00864B28">
        <w:t xml:space="preserve"> rainfall totals is defined as 9am to 9am, with the value attributed to the day on which this period ends.</w:t>
      </w:r>
      <w:r w:rsidR="00864B28">
        <w:rPr>
          <w:lang w:val="en-US"/>
        </w:rPr>
        <w:t xml:space="preserve"> </w:t>
      </w:r>
      <w:r w:rsidR="00D4352A" w:rsidRPr="00523F1A">
        <w:rPr>
          <w:lang w:val="en-US"/>
        </w:rPr>
        <w:t>Also, t</w:t>
      </w:r>
      <w:r w:rsidR="00253254" w:rsidRPr="00523F1A">
        <w:rPr>
          <w:lang w:val="en-US"/>
        </w:rPr>
        <w:t>he Local Meteorological Time Zone for Melbourne Airport station (WSI=</w:t>
      </w:r>
      <w:r w:rsidR="00253254">
        <w:t>0-20000-0-94866</w:t>
      </w:r>
      <w:r w:rsidR="00253254" w:rsidRPr="00523F1A">
        <w:rPr>
          <w:lang w:val="en-US"/>
        </w:rPr>
        <w:t>) is 11 hours (</w:t>
      </w:r>
      <w:r w:rsidR="00253254" w:rsidRPr="00523F1A">
        <w:rPr>
          <w:b/>
          <w:lang w:val="en-US"/>
        </w:rPr>
        <w:t>660</w:t>
      </w:r>
      <w:r w:rsidR="00253254" w:rsidRPr="00523F1A">
        <w:rPr>
          <w:lang w:val="en-US"/>
        </w:rPr>
        <w:t xml:space="preserve"> minutes) in advance from UTC</w:t>
      </w:r>
      <w:r w:rsidR="000D2F43" w:rsidRPr="00523F1A">
        <w:rPr>
          <w:lang w:val="en-US"/>
        </w:rPr>
        <w:t xml:space="preserve"> in the southern hemisphere summer</w:t>
      </w:r>
      <w:r w:rsidR="00253254" w:rsidRPr="00523F1A">
        <w:rPr>
          <w:lang w:val="en-US"/>
        </w:rPr>
        <w:t>.</w:t>
      </w:r>
    </w:p>
    <w:tbl>
      <w:tblPr>
        <w:tblStyle w:val="Tramemoyenne2-Accent5"/>
        <w:tblW w:w="375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60" w:firstRow="1" w:lastRow="1" w:firstColumn="0" w:lastColumn="0" w:noHBand="1" w:noVBand="1"/>
      </w:tblPr>
      <w:tblGrid>
        <w:gridCol w:w="2614"/>
        <w:gridCol w:w="2613"/>
        <w:gridCol w:w="2615"/>
      </w:tblGrid>
      <w:tr w:rsidR="00253254" w14:paraId="309F26DE" w14:textId="77777777" w:rsidTr="003341A4">
        <w:trPr>
          <w:cnfStyle w:val="100000000000" w:firstRow="1" w:lastRow="0" w:firstColumn="0" w:lastColumn="0" w:oddVBand="0" w:evenVBand="0" w:oddHBand="0" w:evenHBand="0" w:firstRowFirstColumn="0" w:firstRowLastColumn="0" w:lastRowFirstColumn="0" w:lastRowLastColumn="0"/>
        </w:trPr>
        <w:tc>
          <w:tcPr>
            <w:tcW w:w="1667" w:type="pct"/>
            <w:tcBorders>
              <w:top w:val="none" w:sz="0" w:space="0" w:color="auto"/>
              <w:left w:val="none" w:sz="0" w:space="0" w:color="auto"/>
              <w:bottom w:val="none" w:sz="0" w:space="0" w:color="auto"/>
              <w:right w:val="none" w:sz="0" w:space="0" w:color="auto"/>
            </w:tcBorders>
            <w:noWrap/>
          </w:tcPr>
          <w:p w14:paraId="128E6B22" w14:textId="4E76C3B3" w:rsidR="00253254" w:rsidRDefault="007D1EE8" w:rsidP="003341A4">
            <w:pPr>
              <w:jc w:val="left"/>
            </w:pPr>
            <w:r>
              <w:t xml:space="preserve">BUFR </w:t>
            </w:r>
            <w:r w:rsidR="00253254">
              <w:t>Table Reference</w:t>
            </w:r>
            <w:r w:rsidR="00253254">
              <w:br/>
              <w:t>F X Y</w:t>
            </w:r>
          </w:p>
        </w:tc>
        <w:tc>
          <w:tcPr>
            <w:tcW w:w="1666" w:type="pct"/>
            <w:tcBorders>
              <w:top w:val="none" w:sz="0" w:space="0" w:color="auto"/>
              <w:left w:val="none" w:sz="0" w:space="0" w:color="auto"/>
              <w:bottom w:val="none" w:sz="0" w:space="0" w:color="auto"/>
              <w:right w:val="none" w:sz="0" w:space="0" w:color="auto"/>
            </w:tcBorders>
          </w:tcPr>
          <w:p w14:paraId="7CB0BE61" w14:textId="77777777" w:rsidR="00253254" w:rsidRDefault="00253254" w:rsidP="003341A4">
            <w:pPr>
              <w:jc w:val="left"/>
            </w:pPr>
            <w:proofErr w:type="spellStart"/>
            <w:r>
              <w:t>Element</w:t>
            </w:r>
            <w:proofErr w:type="spellEnd"/>
            <w:r>
              <w:t xml:space="preserve"> Name</w:t>
            </w:r>
          </w:p>
        </w:tc>
        <w:tc>
          <w:tcPr>
            <w:tcW w:w="1667" w:type="pct"/>
            <w:tcBorders>
              <w:top w:val="none" w:sz="0" w:space="0" w:color="auto"/>
              <w:left w:val="none" w:sz="0" w:space="0" w:color="auto"/>
              <w:bottom w:val="none" w:sz="0" w:space="0" w:color="auto"/>
              <w:right w:val="none" w:sz="0" w:space="0" w:color="auto"/>
            </w:tcBorders>
          </w:tcPr>
          <w:p w14:paraId="238496EF" w14:textId="1E3476EC" w:rsidR="00253254" w:rsidRPr="008A7FD6" w:rsidRDefault="000627CE" w:rsidP="003341A4">
            <w:pPr>
              <w:jc w:val="left"/>
              <w:rPr>
                <w:lang w:val="en-US"/>
              </w:rPr>
            </w:pPr>
            <w:r>
              <w:rPr>
                <w:lang w:val="en-US"/>
              </w:rPr>
              <w:t>Value</w:t>
            </w:r>
            <w:r w:rsidRPr="008A7FD6">
              <w:rPr>
                <w:lang w:val="en-US"/>
              </w:rPr>
              <w:t xml:space="preserve"> </w:t>
            </w:r>
            <w:r>
              <w:rPr>
                <w:lang w:val="en-US"/>
              </w:rPr>
              <w:t xml:space="preserve">and / or </w:t>
            </w:r>
            <w:r w:rsidR="00253254" w:rsidRPr="008A7FD6">
              <w:rPr>
                <w:lang w:val="en-US"/>
              </w:rPr>
              <w:t xml:space="preserve">Element Description </w:t>
            </w:r>
          </w:p>
        </w:tc>
      </w:tr>
      <w:tr w:rsidR="00253254" w14:paraId="16CCB6A2" w14:textId="77777777" w:rsidTr="003341A4">
        <w:tc>
          <w:tcPr>
            <w:tcW w:w="1667" w:type="pct"/>
            <w:noWrap/>
          </w:tcPr>
          <w:p w14:paraId="64A2D688" w14:textId="65A667FD" w:rsidR="00253254" w:rsidRDefault="00253254" w:rsidP="003341A4">
            <w:pPr>
              <w:jc w:val="left"/>
            </w:pPr>
            <w:r>
              <w:t>0 08 02</w:t>
            </w:r>
            <w:r w:rsidR="008F1400">
              <w:t>8</w:t>
            </w:r>
          </w:p>
        </w:tc>
        <w:tc>
          <w:tcPr>
            <w:tcW w:w="1666" w:type="pct"/>
          </w:tcPr>
          <w:p w14:paraId="560D0EF9" w14:textId="0A29D750" w:rsidR="00253254" w:rsidRPr="0097165F" w:rsidRDefault="008F1400" w:rsidP="003341A4">
            <w:pPr>
              <w:jc w:val="left"/>
              <w:rPr>
                <w:lang w:val="en-US"/>
              </w:rPr>
            </w:pPr>
            <w:r>
              <w:rPr>
                <w:lang w:val="en-US"/>
              </w:rPr>
              <w:t>extended time significance</w:t>
            </w:r>
          </w:p>
        </w:tc>
        <w:tc>
          <w:tcPr>
            <w:tcW w:w="1667" w:type="pct"/>
          </w:tcPr>
          <w:p w14:paraId="4E04520E" w14:textId="21A29CAB" w:rsidR="00253254" w:rsidRPr="008F1400" w:rsidRDefault="008F1400" w:rsidP="003341A4">
            <w:pPr>
              <w:jc w:val="left"/>
              <w:rPr>
                <w:lang w:val="en-US"/>
              </w:rPr>
            </w:pPr>
            <w:r w:rsidRPr="008F1400">
              <w:rPr>
                <w:rFonts w:ascii="Courier New" w:eastAsia="Times New Roman" w:hAnsi="Courier New" w:cs="Courier New"/>
                <w:lang w:val="en-US"/>
              </w:rPr>
              <w:t xml:space="preserve">40 </w:t>
            </w:r>
            <w:r w:rsidRPr="00645318">
              <w:rPr>
                <w:rFonts w:eastAsia="Times New Roman" w:cstheme="minorHAnsi"/>
                <w:lang w:val="en-US"/>
              </w:rPr>
              <w:t>#Set</w:t>
            </w:r>
            <w:r w:rsidR="000627CE" w:rsidRPr="00645318">
              <w:rPr>
                <w:rFonts w:eastAsia="Times New Roman" w:cstheme="minorHAnsi"/>
                <w:lang w:val="en-US"/>
              </w:rPr>
              <w:t xml:space="preserve"> the next year-month-day to be the</w:t>
            </w:r>
            <w:r w:rsidRPr="00645318">
              <w:rPr>
                <w:rFonts w:eastAsia="Times New Roman" w:cstheme="minorHAnsi"/>
                <w:lang w:val="en-US"/>
              </w:rPr>
              <w:t xml:space="preserve"> </w:t>
            </w:r>
            <w:r w:rsidRPr="00645318">
              <w:rPr>
                <w:rFonts w:eastAsia="Times New Roman" w:cstheme="minorHAnsi"/>
                <w:bCs/>
                <w:lang w:val="en-US"/>
              </w:rPr>
              <w:t xml:space="preserve">Attribution </w:t>
            </w:r>
            <w:r w:rsidR="00E712E6">
              <w:rPr>
                <w:rFonts w:eastAsia="Times New Roman" w:cstheme="minorHAnsi"/>
                <w:bCs/>
                <w:lang w:val="en-US"/>
              </w:rPr>
              <w:t>d</w:t>
            </w:r>
            <w:r w:rsidRPr="00645318">
              <w:rPr>
                <w:rFonts w:eastAsia="Times New Roman" w:cstheme="minorHAnsi"/>
                <w:bCs/>
                <w:lang w:val="en-US"/>
              </w:rPr>
              <w:t>a</w:t>
            </w:r>
            <w:r w:rsidR="000E282E">
              <w:rPr>
                <w:rFonts w:eastAsia="Times New Roman" w:cstheme="minorHAnsi"/>
                <w:bCs/>
                <w:lang w:val="en-US"/>
              </w:rPr>
              <w:t>y</w:t>
            </w:r>
            <w:r w:rsidRPr="00645318">
              <w:rPr>
                <w:rFonts w:eastAsia="Times New Roman" w:cstheme="minorHAnsi"/>
                <w:bCs/>
                <w:lang w:val="en-US"/>
              </w:rPr>
              <w:t xml:space="preserve"> </w:t>
            </w:r>
            <w:r w:rsidR="000627CE" w:rsidRPr="00645318">
              <w:rPr>
                <w:rFonts w:eastAsia="Times New Roman" w:cstheme="minorHAnsi"/>
                <w:bCs/>
                <w:lang w:val="en-US"/>
              </w:rPr>
              <w:t>i</w:t>
            </w:r>
            <w:r w:rsidRPr="00645318">
              <w:rPr>
                <w:rFonts w:eastAsia="Times New Roman" w:cstheme="minorHAnsi"/>
                <w:bCs/>
                <w:lang w:val="en-US"/>
              </w:rPr>
              <w:t>n Local Meteorological Time Zone (LMTZ)</w:t>
            </w:r>
          </w:p>
        </w:tc>
      </w:tr>
      <w:tr w:rsidR="008F1400" w14:paraId="2F406067" w14:textId="77777777" w:rsidTr="003341A4">
        <w:tc>
          <w:tcPr>
            <w:tcW w:w="1667" w:type="pct"/>
            <w:noWrap/>
          </w:tcPr>
          <w:p w14:paraId="4FDD9CE4" w14:textId="632D4311" w:rsidR="008F1400" w:rsidRDefault="008F1400" w:rsidP="003341A4">
            <w:pPr>
              <w:jc w:val="left"/>
            </w:pPr>
            <w:r>
              <w:t>3 01 011</w:t>
            </w:r>
          </w:p>
        </w:tc>
        <w:tc>
          <w:tcPr>
            <w:tcW w:w="1666" w:type="pct"/>
          </w:tcPr>
          <w:p w14:paraId="03D8ADC0" w14:textId="16AEBBA2" w:rsidR="008F1400" w:rsidRDefault="008F1400" w:rsidP="003341A4">
            <w:pPr>
              <w:jc w:val="left"/>
              <w:rPr>
                <w:lang w:val="en-US"/>
              </w:rPr>
            </w:pPr>
            <w:r>
              <w:rPr>
                <w:lang w:val="en-US"/>
              </w:rPr>
              <w:t>year-month-day</w:t>
            </w:r>
          </w:p>
        </w:tc>
        <w:tc>
          <w:tcPr>
            <w:tcW w:w="1667" w:type="pct"/>
          </w:tcPr>
          <w:p w14:paraId="2A8E46D7" w14:textId="511B5BEE" w:rsidR="008F1400" w:rsidRDefault="008F1400" w:rsidP="003341A4">
            <w:pPr>
              <w:jc w:val="left"/>
              <w:rPr>
                <w:rFonts w:ascii="Courier New" w:eastAsia="Times New Roman" w:hAnsi="Courier New" w:cs="Courier New"/>
                <w:lang w:val="en-US"/>
              </w:rPr>
            </w:pPr>
            <w:r>
              <w:rPr>
                <w:rFonts w:ascii="Courier New" w:eastAsia="Times New Roman" w:hAnsi="Courier New" w:cs="Courier New"/>
                <w:lang w:val="en-US"/>
              </w:rPr>
              <w:t xml:space="preserve">20260115 </w:t>
            </w:r>
            <w:r w:rsidRPr="00645318">
              <w:rPr>
                <w:rFonts w:ascii="Calibri" w:eastAsia="Times New Roman" w:hAnsi="Calibri" w:cs="Calibri"/>
                <w:lang w:val="en-US"/>
              </w:rPr>
              <w:t xml:space="preserve">#The </w:t>
            </w:r>
            <w:r w:rsidR="00741874">
              <w:rPr>
                <w:rFonts w:ascii="Calibri" w:eastAsia="Times New Roman" w:hAnsi="Calibri" w:cs="Calibri"/>
                <w:lang w:val="en-US"/>
              </w:rPr>
              <w:t>Attribution day</w:t>
            </w:r>
            <w:r w:rsidRPr="00645318">
              <w:rPr>
                <w:rFonts w:ascii="Calibri" w:eastAsia="Times New Roman" w:hAnsi="Calibri" w:cs="Calibri"/>
                <w:lang w:val="en-US"/>
              </w:rPr>
              <w:t xml:space="preserve"> is here set to the 15 January 2026</w:t>
            </w:r>
          </w:p>
        </w:tc>
      </w:tr>
      <w:tr w:rsidR="008F1400" w14:paraId="0F4D61F5" w14:textId="77777777" w:rsidTr="003341A4">
        <w:tc>
          <w:tcPr>
            <w:tcW w:w="1667" w:type="pct"/>
            <w:noWrap/>
          </w:tcPr>
          <w:p w14:paraId="20E4B2E6" w14:textId="59CD7DB0" w:rsidR="008F1400" w:rsidRDefault="008F1400" w:rsidP="008F1400">
            <w:pPr>
              <w:jc w:val="left"/>
            </w:pPr>
            <w:r>
              <w:t>0 08 025</w:t>
            </w:r>
          </w:p>
        </w:tc>
        <w:tc>
          <w:tcPr>
            <w:tcW w:w="1666" w:type="pct"/>
          </w:tcPr>
          <w:p w14:paraId="00AFF1F5" w14:textId="5754DB5D" w:rsidR="008F1400" w:rsidRDefault="008F1400" w:rsidP="008F1400">
            <w:pPr>
              <w:jc w:val="left"/>
              <w:rPr>
                <w:lang w:val="en-US"/>
              </w:rPr>
            </w:pPr>
            <w:r>
              <w:rPr>
                <w:lang w:val="en-US"/>
              </w:rPr>
              <w:t>time difference qualifier</w:t>
            </w:r>
          </w:p>
        </w:tc>
        <w:tc>
          <w:tcPr>
            <w:tcW w:w="1667" w:type="pct"/>
          </w:tcPr>
          <w:p w14:paraId="78E1F3A8" w14:textId="56F9ECF2" w:rsidR="008F1400" w:rsidRDefault="008F1400" w:rsidP="008F1400">
            <w:pPr>
              <w:jc w:val="left"/>
              <w:rPr>
                <w:rFonts w:ascii="Courier New" w:eastAsia="Times New Roman" w:hAnsi="Courier New" w:cs="Courier New"/>
                <w:lang w:val="en-US"/>
              </w:rPr>
            </w:pPr>
            <w:r>
              <w:rPr>
                <w:rFonts w:ascii="Courier New" w:eastAsia="Times New Roman" w:hAnsi="Courier New" w:cs="Courier New"/>
                <w:lang w:val="en-US"/>
              </w:rPr>
              <w:t xml:space="preserve">3 </w:t>
            </w:r>
            <w:r w:rsidRPr="00645318">
              <w:rPr>
                <w:rFonts w:ascii="Calibri" w:eastAsia="Times New Roman" w:hAnsi="Calibri" w:cs="Calibri"/>
                <w:lang w:val="en-US"/>
              </w:rPr>
              <w:t xml:space="preserve"># </w:t>
            </w:r>
            <w:r w:rsidR="000627CE" w:rsidRPr="00645318">
              <w:rPr>
                <w:rFonts w:ascii="Calibri" w:eastAsia="Times New Roman" w:hAnsi="Calibri" w:cs="Calibri"/>
                <w:lang w:val="en-US"/>
              </w:rPr>
              <w:t>Set the next time value to be the difference between LMTZ and UTC</w:t>
            </w:r>
          </w:p>
        </w:tc>
      </w:tr>
      <w:tr w:rsidR="000627CE" w14:paraId="14178D21" w14:textId="77777777" w:rsidTr="003341A4">
        <w:tc>
          <w:tcPr>
            <w:tcW w:w="1667" w:type="pct"/>
            <w:noWrap/>
          </w:tcPr>
          <w:p w14:paraId="00E265A5" w14:textId="44F45941" w:rsidR="000627CE" w:rsidRDefault="000627CE" w:rsidP="008F1400">
            <w:pPr>
              <w:jc w:val="left"/>
            </w:pPr>
            <w:r>
              <w:t>0 26 003</w:t>
            </w:r>
          </w:p>
        </w:tc>
        <w:tc>
          <w:tcPr>
            <w:tcW w:w="1666" w:type="pct"/>
          </w:tcPr>
          <w:p w14:paraId="08622AEF" w14:textId="004A535D" w:rsidR="000627CE" w:rsidRDefault="000627CE" w:rsidP="008F1400">
            <w:pPr>
              <w:jc w:val="left"/>
              <w:rPr>
                <w:lang w:val="en-US"/>
              </w:rPr>
            </w:pPr>
            <w:r>
              <w:rPr>
                <w:lang w:val="en-US"/>
              </w:rPr>
              <w:t>(time difference in minutes)</w:t>
            </w:r>
          </w:p>
        </w:tc>
        <w:tc>
          <w:tcPr>
            <w:tcW w:w="1667" w:type="pct"/>
          </w:tcPr>
          <w:p w14:paraId="3915CAF3" w14:textId="0B7DB481" w:rsidR="000627CE" w:rsidRDefault="000627CE" w:rsidP="008F1400">
            <w:pPr>
              <w:jc w:val="left"/>
              <w:rPr>
                <w:rFonts w:ascii="Courier New" w:eastAsia="Times New Roman" w:hAnsi="Courier New" w:cs="Courier New"/>
                <w:lang w:val="en-US"/>
              </w:rPr>
            </w:pPr>
            <w:r>
              <w:rPr>
                <w:rFonts w:ascii="Courier New" w:eastAsia="Times New Roman" w:hAnsi="Courier New" w:cs="Courier New"/>
                <w:lang w:val="en-US"/>
              </w:rPr>
              <w:t xml:space="preserve">660 </w:t>
            </w:r>
            <w:r w:rsidRPr="00645318">
              <w:rPr>
                <w:rFonts w:eastAsia="Times New Roman" w:cstheme="minorHAnsi"/>
                <w:lang w:val="en-US"/>
              </w:rPr>
              <w:t xml:space="preserve">#Difference between UTC </w:t>
            </w:r>
            <w:r w:rsidR="007461C7" w:rsidRPr="00645318">
              <w:rPr>
                <w:rFonts w:eastAsia="Times New Roman" w:cstheme="minorHAnsi"/>
                <w:lang w:val="en-US"/>
              </w:rPr>
              <w:t xml:space="preserve">at Melbourne Airport </w:t>
            </w:r>
            <w:r w:rsidRPr="00645318">
              <w:rPr>
                <w:rFonts w:eastAsia="Times New Roman" w:cstheme="minorHAnsi"/>
                <w:lang w:val="en-US"/>
              </w:rPr>
              <w:t>is 660 minutes i.e. 11 hours</w:t>
            </w:r>
          </w:p>
        </w:tc>
      </w:tr>
      <w:tr w:rsidR="008F1400" w14:paraId="3BBBA114" w14:textId="77777777" w:rsidTr="003341A4">
        <w:trPr>
          <w:cnfStyle w:val="010000000000" w:firstRow="0" w:lastRow="1" w:firstColumn="0" w:lastColumn="0" w:oddVBand="0" w:evenVBand="0" w:oddHBand="0" w:evenHBand="0" w:firstRowFirstColumn="0" w:firstRowLastColumn="0" w:lastRowFirstColumn="0" w:lastRowLastColumn="0"/>
        </w:trPr>
        <w:tc>
          <w:tcPr>
            <w:tcW w:w="1667" w:type="pct"/>
            <w:noWrap/>
          </w:tcPr>
          <w:p w14:paraId="26B39EA4" w14:textId="77777777" w:rsidR="008F1400" w:rsidRPr="008F1400" w:rsidRDefault="008F1400" w:rsidP="008F1400">
            <w:pPr>
              <w:jc w:val="left"/>
              <w:rPr>
                <w:lang w:val="en-US"/>
              </w:rPr>
            </w:pPr>
          </w:p>
        </w:tc>
        <w:tc>
          <w:tcPr>
            <w:tcW w:w="1666" w:type="pct"/>
          </w:tcPr>
          <w:p w14:paraId="53D9BA9D" w14:textId="77777777" w:rsidR="008F1400" w:rsidRDefault="008F1400" w:rsidP="008F1400">
            <w:pPr>
              <w:jc w:val="left"/>
              <w:rPr>
                <w:lang w:val="en-US"/>
              </w:rPr>
            </w:pPr>
          </w:p>
        </w:tc>
        <w:tc>
          <w:tcPr>
            <w:tcW w:w="1667" w:type="pct"/>
            <w:shd w:val="clear" w:color="auto" w:fill="auto"/>
          </w:tcPr>
          <w:p w14:paraId="62D90C59" w14:textId="77777777" w:rsidR="008F1400" w:rsidRDefault="008F1400" w:rsidP="008F1400">
            <w:pPr>
              <w:jc w:val="left"/>
              <w:rPr>
                <w:rFonts w:ascii="Courier New" w:eastAsia="Times New Roman" w:hAnsi="Courier New" w:cs="Courier New"/>
                <w:lang w:val="en-US"/>
              </w:rPr>
            </w:pPr>
          </w:p>
        </w:tc>
      </w:tr>
    </w:tbl>
    <w:p w14:paraId="76B533C8" w14:textId="74BD3217" w:rsidR="000627CE" w:rsidRDefault="000627CE" w:rsidP="001373C9"/>
    <w:p w14:paraId="19379632" w14:textId="254BD4C6" w:rsidR="00523F1A" w:rsidRDefault="00523F1A" w:rsidP="00DC3112">
      <w:pPr>
        <w:pStyle w:val="Lgende"/>
      </w:pPr>
      <w:r w:rsidRPr="005F3F34">
        <w:rPr>
          <w:lang w:val="en-US"/>
        </w:rPr>
        <w:t>Table</w:t>
      </w:r>
      <w:r>
        <w:rPr>
          <w:lang w:val="en-US"/>
        </w:rPr>
        <w:t>-9:</w:t>
      </w:r>
      <w:r w:rsidRPr="005F3F34">
        <w:rPr>
          <w:lang w:val="en-US"/>
        </w:rPr>
        <w:t xml:space="preserve"> </w:t>
      </w:r>
      <w:r w:rsidR="00741874">
        <w:rPr>
          <w:lang w:val="en-US"/>
        </w:rPr>
        <w:t>Attribution day</w:t>
      </w:r>
      <w:r>
        <w:rPr>
          <w:lang w:val="en-US"/>
        </w:rPr>
        <w:t xml:space="preserve"> and time difference against UTC for Melbourne (Australia)</w:t>
      </w:r>
    </w:p>
    <w:p w14:paraId="795CFED8" w14:textId="77777777" w:rsidR="000627CE" w:rsidRDefault="000627CE">
      <w:pPr>
        <w:jc w:val="left"/>
      </w:pPr>
      <w:r>
        <w:br w:type="page"/>
      </w:r>
    </w:p>
    <w:p w14:paraId="4EF39292" w14:textId="77777777" w:rsidR="000627CE" w:rsidRPr="000F332D" w:rsidRDefault="000627CE" w:rsidP="000627CE">
      <w:pPr>
        <w:ind w:left="360"/>
        <w:rPr>
          <w:b/>
          <w:lang w:val="en-US"/>
        </w:rPr>
      </w:pPr>
      <w:r w:rsidRPr="000F332D">
        <w:rPr>
          <w:b/>
          <w:lang w:val="en-US"/>
        </w:rPr>
        <w:lastRenderedPageBreak/>
        <w:t xml:space="preserve">Example </w:t>
      </w:r>
      <w:r>
        <w:rPr>
          <w:b/>
          <w:lang w:val="en-US"/>
        </w:rPr>
        <w:t>2</w:t>
      </w:r>
    </w:p>
    <w:p w14:paraId="714AD24A" w14:textId="0F786FB7" w:rsidR="000627CE" w:rsidRPr="000F332D" w:rsidRDefault="00DC3112" w:rsidP="005B44F5">
      <w:pPr>
        <w:pStyle w:val="Paragraphedeliste"/>
        <w:numPr>
          <w:ilvl w:val="0"/>
          <w:numId w:val="8"/>
        </w:numPr>
        <w:rPr>
          <w:lang w:val="en-US"/>
        </w:rPr>
      </w:pPr>
      <w:r>
        <w:rPr>
          <w:lang w:val="en-US"/>
        </w:rPr>
        <w:t xml:space="preserve">Table-10 similarly shows the </w:t>
      </w:r>
      <w:r w:rsidR="00864B28">
        <w:rPr>
          <w:lang w:val="en-US"/>
        </w:rPr>
        <w:t xml:space="preserve">format </w:t>
      </w:r>
      <w:r>
        <w:rPr>
          <w:lang w:val="en-US"/>
        </w:rPr>
        <w:t xml:space="preserve">for the </w:t>
      </w:r>
      <w:ins w:id="55" w:author="STUBER Denis" w:date="2026-05-14T18:52:00Z">
        <w:r w:rsidR="00E712E6">
          <w:rPr>
            <w:lang w:val="en-US"/>
          </w:rPr>
          <w:t>A</w:t>
        </w:r>
      </w:ins>
      <w:del w:id="56" w:author="STUBER Denis" w:date="2026-05-14T18:52:00Z">
        <w:r w:rsidDel="00E712E6">
          <w:rPr>
            <w:lang w:val="en-US"/>
          </w:rPr>
          <w:delText>a</w:delText>
        </w:r>
      </w:del>
      <w:r>
        <w:rPr>
          <w:lang w:val="en-US"/>
        </w:rPr>
        <w:t>ttribution da</w:t>
      </w:r>
      <w:r w:rsidR="000E282E">
        <w:rPr>
          <w:lang w:val="en-US"/>
        </w:rPr>
        <w:t>y</w:t>
      </w:r>
      <w:r w:rsidR="000627CE" w:rsidRPr="000F332D">
        <w:rPr>
          <w:lang w:val="en-US"/>
        </w:rPr>
        <w:t xml:space="preserve"> for </w:t>
      </w:r>
      <w:r w:rsidR="000627CE">
        <w:rPr>
          <w:lang w:val="en-US"/>
        </w:rPr>
        <w:t>London Weather Centre</w:t>
      </w:r>
      <w:r w:rsidR="000627CE" w:rsidRPr="000F332D">
        <w:rPr>
          <w:lang w:val="en-US"/>
        </w:rPr>
        <w:t xml:space="preserve"> station (WSI=</w:t>
      </w:r>
      <w:r w:rsidR="000627CE" w:rsidRPr="00E15BF7">
        <w:t xml:space="preserve"> </w:t>
      </w:r>
      <w:r w:rsidR="000627CE">
        <w:t>0-20000-0-03779</w:t>
      </w:r>
      <w:r w:rsidR="000627CE" w:rsidRPr="000F332D">
        <w:rPr>
          <w:lang w:val="en-US"/>
        </w:rPr>
        <w:t xml:space="preserve">) </w:t>
      </w:r>
      <w:r>
        <w:rPr>
          <w:lang w:val="en-US"/>
        </w:rPr>
        <w:t xml:space="preserve">which </w:t>
      </w:r>
      <w:r w:rsidR="000627CE" w:rsidRPr="000F332D">
        <w:rPr>
          <w:lang w:val="en-US"/>
        </w:rPr>
        <w:t xml:space="preserve">is </w:t>
      </w:r>
      <w:r w:rsidR="000627CE">
        <w:rPr>
          <w:lang w:val="en-US"/>
        </w:rPr>
        <w:t>0</w:t>
      </w:r>
      <w:r w:rsidR="000627CE" w:rsidRPr="000F332D">
        <w:rPr>
          <w:lang w:val="en-US"/>
        </w:rPr>
        <w:t xml:space="preserve"> hour (</w:t>
      </w:r>
      <w:r w:rsidR="000627CE" w:rsidRPr="00E15BF7">
        <w:rPr>
          <w:b/>
          <w:lang w:val="en-US"/>
        </w:rPr>
        <w:t>0</w:t>
      </w:r>
      <w:r w:rsidR="000627CE" w:rsidRPr="000F332D">
        <w:rPr>
          <w:lang w:val="en-US"/>
        </w:rPr>
        <w:t xml:space="preserve"> minutes) in advance from UTC.</w:t>
      </w:r>
    </w:p>
    <w:tbl>
      <w:tblPr>
        <w:tblStyle w:val="Tramemoyenne2-Accent5"/>
        <w:tblW w:w="375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60" w:firstRow="1" w:lastRow="1" w:firstColumn="0" w:lastColumn="0" w:noHBand="1" w:noVBand="1"/>
      </w:tblPr>
      <w:tblGrid>
        <w:gridCol w:w="2614"/>
        <w:gridCol w:w="2613"/>
        <w:gridCol w:w="2615"/>
      </w:tblGrid>
      <w:tr w:rsidR="000627CE" w14:paraId="4EC9941B" w14:textId="77777777" w:rsidTr="003341A4">
        <w:trPr>
          <w:cnfStyle w:val="100000000000" w:firstRow="1" w:lastRow="0" w:firstColumn="0" w:lastColumn="0" w:oddVBand="0" w:evenVBand="0" w:oddHBand="0" w:evenHBand="0" w:firstRowFirstColumn="0" w:firstRowLastColumn="0" w:lastRowFirstColumn="0" w:lastRowLastColumn="0"/>
        </w:trPr>
        <w:tc>
          <w:tcPr>
            <w:tcW w:w="1667" w:type="pct"/>
            <w:tcBorders>
              <w:top w:val="none" w:sz="0" w:space="0" w:color="auto"/>
              <w:left w:val="none" w:sz="0" w:space="0" w:color="auto"/>
              <w:bottom w:val="none" w:sz="0" w:space="0" w:color="auto"/>
              <w:right w:val="none" w:sz="0" w:space="0" w:color="auto"/>
            </w:tcBorders>
            <w:noWrap/>
          </w:tcPr>
          <w:p w14:paraId="6E9508FA" w14:textId="3D3E9267" w:rsidR="000627CE" w:rsidRDefault="007D1EE8" w:rsidP="003341A4">
            <w:pPr>
              <w:jc w:val="left"/>
            </w:pPr>
            <w:r>
              <w:t xml:space="preserve">BUFR </w:t>
            </w:r>
            <w:r w:rsidR="000627CE">
              <w:t>Table Reference</w:t>
            </w:r>
            <w:r w:rsidR="000627CE">
              <w:br/>
              <w:t>F X Y</w:t>
            </w:r>
          </w:p>
        </w:tc>
        <w:tc>
          <w:tcPr>
            <w:tcW w:w="1666" w:type="pct"/>
            <w:tcBorders>
              <w:top w:val="none" w:sz="0" w:space="0" w:color="auto"/>
              <w:left w:val="none" w:sz="0" w:space="0" w:color="auto"/>
              <w:bottom w:val="none" w:sz="0" w:space="0" w:color="auto"/>
              <w:right w:val="none" w:sz="0" w:space="0" w:color="auto"/>
            </w:tcBorders>
          </w:tcPr>
          <w:p w14:paraId="66863E47" w14:textId="77777777" w:rsidR="000627CE" w:rsidRDefault="000627CE" w:rsidP="003341A4">
            <w:pPr>
              <w:jc w:val="left"/>
            </w:pPr>
            <w:proofErr w:type="spellStart"/>
            <w:r>
              <w:t>Element</w:t>
            </w:r>
            <w:proofErr w:type="spellEnd"/>
            <w:r>
              <w:t xml:space="preserve"> Name</w:t>
            </w:r>
          </w:p>
        </w:tc>
        <w:tc>
          <w:tcPr>
            <w:tcW w:w="1667" w:type="pct"/>
            <w:tcBorders>
              <w:top w:val="none" w:sz="0" w:space="0" w:color="auto"/>
              <w:left w:val="none" w:sz="0" w:space="0" w:color="auto"/>
              <w:bottom w:val="none" w:sz="0" w:space="0" w:color="auto"/>
              <w:right w:val="none" w:sz="0" w:space="0" w:color="auto"/>
            </w:tcBorders>
          </w:tcPr>
          <w:p w14:paraId="47101384" w14:textId="77777777" w:rsidR="000627CE" w:rsidRPr="008A7FD6" w:rsidRDefault="000627CE" w:rsidP="003341A4">
            <w:pPr>
              <w:jc w:val="left"/>
              <w:rPr>
                <w:lang w:val="en-US"/>
              </w:rPr>
            </w:pPr>
            <w:r>
              <w:rPr>
                <w:lang w:val="en-US"/>
              </w:rPr>
              <w:t>Value</w:t>
            </w:r>
            <w:r w:rsidRPr="008A7FD6">
              <w:rPr>
                <w:lang w:val="en-US"/>
              </w:rPr>
              <w:t xml:space="preserve"> </w:t>
            </w:r>
            <w:r>
              <w:rPr>
                <w:lang w:val="en-US"/>
              </w:rPr>
              <w:t xml:space="preserve">and / or </w:t>
            </w:r>
            <w:r w:rsidRPr="008A7FD6">
              <w:rPr>
                <w:lang w:val="en-US"/>
              </w:rPr>
              <w:t xml:space="preserve">Element Description </w:t>
            </w:r>
          </w:p>
        </w:tc>
      </w:tr>
      <w:tr w:rsidR="000627CE" w14:paraId="78A5B225" w14:textId="77777777" w:rsidTr="003341A4">
        <w:tc>
          <w:tcPr>
            <w:tcW w:w="1667" w:type="pct"/>
            <w:noWrap/>
          </w:tcPr>
          <w:p w14:paraId="2643B1E4" w14:textId="77777777" w:rsidR="000627CE" w:rsidRDefault="000627CE" w:rsidP="003341A4">
            <w:pPr>
              <w:jc w:val="left"/>
            </w:pPr>
            <w:r>
              <w:t>0 08 028</w:t>
            </w:r>
          </w:p>
        </w:tc>
        <w:tc>
          <w:tcPr>
            <w:tcW w:w="1666" w:type="pct"/>
          </w:tcPr>
          <w:p w14:paraId="0E0C48C1" w14:textId="77777777" w:rsidR="000627CE" w:rsidRPr="0097165F" w:rsidRDefault="000627CE" w:rsidP="003341A4">
            <w:pPr>
              <w:jc w:val="left"/>
              <w:rPr>
                <w:lang w:val="en-US"/>
              </w:rPr>
            </w:pPr>
            <w:r>
              <w:rPr>
                <w:lang w:val="en-US"/>
              </w:rPr>
              <w:t>extended time significance</w:t>
            </w:r>
          </w:p>
        </w:tc>
        <w:tc>
          <w:tcPr>
            <w:tcW w:w="1667" w:type="pct"/>
          </w:tcPr>
          <w:p w14:paraId="084FCE30" w14:textId="692E7B15" w:rsidR="000627CE" w:rsidRPr="008F1400" w:rsidRDefault="000627CE" w:rsidP="003341A4">
            <w:pPr>
              <w:jc w:val="left"/>
              <w:rPr>
                <w:lang w:val="en-US"/>
              </w:rPr>
            </w:pPr>
            <w:r w:rsidRPr="008F1400">
              <w:rPr>
                <w:rFonts w:ascii="Courier New" w:eastAsia="Times New Roman" w:hAnsi="Courier New" w:cs="Courier New"/>
                <w:lang w:val="en-US"/>
              </w:rPr>
              <w:t xml:space="preserve">40 </w:t>
            </w:r>
            <w:r w:rsidRPr="00645318">
              <w:rPr>
                <w:rFonts w:eastAsia="Times New Roman" w:cstheme="minorHAnsi"/>
                <w:lang w:val="en-US"/>
              </w:rPr>
              <w:t xml:space="preserve">#Set the next year-month-day to be the </w:t>
            </w:r>
            <w:r w:rsidRPr="00645318">
              <w:rPr>
                <w:rFonts w:eastAsia="Times New Roman" w:cstheme="minorHAnsi"/>
                <w:bCs/>
                <w:lang w:val="en-US"/>
              </w:rPr>
              <w:t xml:space="preserve">Attribution </w:t>
            </w:r>
            <w:r w:rsidR="00E712E6">
              <w:rPr>
                <w:rFonts w:eastAsia="Times New Roman" w:cstheme="minorHAnsi"/>
                <w:bCs/>
                <w:lang w:val="en-US"/>
              </w:rPr>
              <w:t>d</w:t>
            </w:r>
            <w:r w:rsidRPr="00645318">
              <w:rPr>
                <w:rFonts w:eastAsia="Times New Roman" w:cstheme="minorHAnsi"/>
                <w:bCs/>
                <w:lang w:val="en-US"/>
              </w:rPr>
              <w:t>a</w:t>
            </w:r>
            <w:r w:rsidR="000E282E">
              <w:rPr>
                <w:rFonts w:eastAsia="Times New Roman" w:cstheme="minorHAnsi"/>
                <w:bCs/>
                <w:lang w:val="en-US"/>
              </w:rPr>
              <w:t>y</w:t>
            </w:r>
            <w:r w:rsidRPr="00645318">
              <w:rPr>
                <w:rFonts w:eastAsia="Times New Roman" w:cstheme="minorHAnsi"/>
                <w:bCs/>
                <w:lang w:val="en-US"/>
              </w:rPr>
              <w:t xml:space="preserve"> in Local Meteorological Time Zone (LMTZ)</w:t>
            </w:r>
          </w:p>
        </w:tc>
      </w:tr>
      <w:tr w:rsidR="000627CE" w14:paraId="76DA0974" w14:textId="77777777" w:rsidTr="003341A4">
        <w:tc>
          <w:tcPr>
            <w:tcW w:w="1667" w:type="pct"/>
            <w:noWrap/>
          </w:tcPr>
          <w:p w14:paraId="07B023D1" w14:textId="77777777" w:rsidR="000627CE" w:rsidRDefault="000627CE" w:rsidP="003341A4">
            <w:pPr>
              <w:jc w:val="left"/>
            </w:pPr>
            <w:r>
              <w:t>3 01 011</w:t>
            </w:r>
          </w:p>
        </w:tc>
        <w:tc>
          <w:tcPr>
            <w:tcW w:w="1666" w:type="pct"/>
          </w:tcPr>
          <w:p w14:paraId="0B5AAB79" w14:textId="77777777" w:rsidR="000627CE" w:rsidRDefault="000627CE" w:rsidP="003341A4">
            <w:pPr>
              <w:jc w:val="left"/>
              <w:rPr>
                <w:lang w:val="en-US"/>
              </w:rPr>
            </w:pPr>
            <w:r>
              <w:rPr>
                <w:lang w:val="en-US"/>
              </w:rPr>
              <w:t>year-month-day</w:t>
            </w:r>
          </w:p>
        </w:tc>
        <w:tc>
          <w:tcPr>
            <w:tcW w:w="1667" w:type="pct"/>
          </w:tcPr>
          <w:p w14:paraId="3070EA52" w14:textId="7C2716FA" w:rsidR="000627CE" w:rsidRDefault="000627CE" w:rsidP="003341A4">
            <w:pPr>
              <w:jc w:val="left"/>
              <w:rPr>
                <w:rFonts w:ascii="Courier New" w:eastAsia="Times New Roman" w:hAnsi="Courier New" w:cs="Courier New"/>
                <w:lang w:val="en-US"/>
              </w:rPr>
            </w:pPr>
            <w:r>
              <w:rPr>
                <w:rFonts w:ascii="Courier New" w:eastAsia="Times New Roman" w:hAnsi="Courier New" w:cs="Courier New"/>
                <w:lang w:val="en-US"/>
              </w:rPr>
              <w:t xml:space="preserve">20260115 </w:t>
            </w:r>
            <w:r w:rsidRPr="00645318">
              <w:rPr>
                <w:rFonts w:eastAsia="Times New Roman" w:cstheme="minorHAnsi"/>
                <w:lang w:val="en-US"/>
              </w:rPr>
              <w:t xml:space="preserve">#The </w:t>
            </w:r>
            <w:r w:rsidR="00741874">
              <w:rPr>
                <w:rFonts w:eastAsia="Times New Roman" w:cstheme="minorHAnsi"/>
                <w:lang w:val="en-US"/>
              </w:rPr>
              <w:t>Attribution day</w:t>
            </w:r>
            <w:r w:rsidRPr="00645318">
              <w:rPr>
                <w:rFonts w:eastAsia="Times New Roman" w:cstheme="minorHAnsi"/>
                <w:lang w:val="en-US"/>
              </w:rPr>
              <w:t xml:space="preserve"> is here set to the 15 January 2026</w:t>
            </w:r>
          </w:p>
        </w:tc>
      </w:tr>
      <w:tr w:rsidR="000627CE" w14:paraId="2A814F54" w14:textId="77777777" w:rsidTr="003341A4">
        <w:tc>
          <w:tcPr>
            <w:tcW w:w="1667" w:type="pct"/>
            <w:noWrap/>
          </w:tcPr>
          <w:p w14:paraId="25A993CA" w14:textId="77777777" w:rsidR="000627CE" w:rsidRDefault="000627CE" w:rsidP="003341A4">
            <w:pPr>
              <w:jc w:val="left"/>
            </w:pPr>
            <w:r>
              <w:t>0 08 025</w:t>
            </w:r>
          </w:p>
        </w:tc>
        <w:tc>
          <w:tcPr>
            <w:tcW w:w="1666" w:type="pct"/>
          </w:tcPr>
          <w:p w14:paraId="75976E8B" w14:textId="77777777" w:rsidR="000627CE" w:rsidRDefault="000627CE" w:rsidP="003341A4">
            <w:pPr>
              <w:jc w:val="left"/>
              <w:rPr>
                <w:lang w:val="en-US"/>
              </w:rPr>
            </w:pPr>
            <w:r>
              <w:rPr>
                <w:lang w:val="en-US"/>
              </w:rPr>
              <w:t>time difference qualifier</w:t>
            </w:r>
          </w:p>
        </w:tc>
        <w:tc>
          <w:tcPr>
            <w:tcW w:w="1667" w:type="pct"/>
          </w:tcPr>
          <w:p w14:paraId="4D78B33F" w14:textId="77777777" w:rsidR="000627CE" w:rsidRDefault="000627CE" w:rsidP="003341A4">
            <w:pPr>
              <w:jc w:val="left"/>
              <w:rPr>
                <w:rFonts w:ascii="Courier New" w:eastAsia="Times New Roman" w:hAnsi="Courier New" w:cs="Courier New"/>
                <w:lang w:val="en-US"/>
              </w:rPr>
            </w:pPr>
            <w:r>
              <w:rPr>
                <w:rFonts w:ascii="Courier New" w:eastAsia="Times New Roman" w:hAnsi="Courier New" w:cs="Courier New"/>
                <w:lang w:val="en-US"/>
              </w:rPr>
              <w:t xml:space="preserve">3 </w:t>
            </w:r>
            <w:r w:rsidRPr="00645318">
              <w:rPr>
                <w:rFonts w:eastAsia="Times New Roman" w:cstheme="minorHAnsi"/>
                <w:lang w:val="en-US"/>
              </w:rPr>
              <w:t># Set the next time value to be the difference between LMTZ and UTC</w:t>
            </w:r>
          </w:p>
        </w:tc>
      </w:tr>
      <w:tr w:rsidR="000627CE" w14:paraId="0BEEF1BF" w14:textId="77777777" w:rsidTr="003341A4">
        <w:tc>
          <w:tcPr>
            <w:tcW w:w="1667" w:type="pct"/>
            <w:noWrap/>
          </w:tcPr>
          <w:p w14:paraId="3DCD2262" w14:textId="77777777" w:rsidR="000627CE" w:rsidRDefault="000627CE" w:rsidP="003341A4">
            <w:pPr>
              <w:jc w:val="left"/>
            </w:pPr>
            <w:r>
              <w:t>0 26 003</w:t>
            </w:r>
          </w:p>
        </w:tc>
        <w:tc>
          <w:tcPr>
            <w:tcW w:w="1666" w:type="pct"/>
          </w:tcPr>
          <w:p w14:paraId="01ACCD6A" w14:textId="77777777" w:rsidR="000627CE" w:rsidRDefault="000627CE" w:rsidP="003341A4">
            <w:pPr>
              <w:jc w:val="left"/>
              <w:rPr>
                <w:lang w:val="en-US"/>
              </w:rPr>
            </w:pPr>
            <w:r>
              <w:rPr>
                <w:lang w:val="en-US"/>
              </w:rPr>
              <w:t>(time difference in minutes)</w:t>
            </w:r>
          </w:p>
        </w:tc>
        <w:tc>
          <w:tcPr>
            <w:tcW w:w="1667" w:type="pct"/>
          </w:tcPr>
          <w:p w14:paraId="5D511DBE" w14:textId="48FBB960" w:rsidR="000627CE" w:rsidRDefault="007461C7" w:rsidP="003341A4">
            <w:pPr>
              <w:jc w:val="left"/>
              <w:rPr>
                <w:rFonts w:ascii="Courier New" w:eastAsia="Times New Roman" w:hAnsi="Courier New" w:cs="Courier New"/>
                <w:lang w:val="en-US"/>
              </w:rPr>
            </w:pPr>
            <w:r>
              <w:rPr>
                <w:rFonts w:ascii="Courier New" w:eastAsia="Times New Roman" w:hAnsi="Courier New" w:cs="Courier New"/>
                <w:lang w:val="en-US"/>
              </w:rPr>
              <w:t>0</w:t>
            </w:r>
            <w:r w:rsidR="000627CE">
              <w:rPr>
                <w:rFonts w:ascii="Courier New" w:eastAsia="Times New Roman" w:hAnsi="Courier New" w:cs="Courier New"/>
                <w:lang w:val="en-US"/>
              </w:rPr>
              <w:t xml:space="preserve"> </w:t>
            </w:r>
            <w:r w:rsidR="000627CE" w:rsidRPr="00645318">
              <w:rPr>
                <w:rFonts w:ascii="Calibri" w:eastAsia="Times New Roman" w:hAnsi="Calibri" w:cs="Calibri"/>
                <w:lang w:val="en-US"/>
              </w:rPr>
              <w:t xml:space="preserve">#Difference between UTC </w:t>
            </w:r>
            <w:r w:rsidRPr="00645318">
              <w:rPr>
                <w:rFonts w:ascii="Calibri" w:eastAsia="Times New Roman" w:hAnsi="Calibri" w:cs="Calibri"/>
                <w:lang w:val="en-US"/>
              </w:rPr>
              <w:t xml:space="preserve">at London Weather Centre </w:t>
            </w:r>
            <w:r w:rsidR="000627CE" w:rsidRPr="00645318">
              <w:rPr>
                <w:rFonts w:ascii="Calibri" w:eastAsia="Times New Roman" w:hAnsi="Calibri" w:cs="Calibri"/>
                <w:lang w:val="en-US"/>
              </w:rPr>
              <w:t xml:space="preserve">is </w:t>
            </w:r>
            <w:r w:rsidRPr="00645318">
              <w:rPr>
                <w:rFonts w:ascii="Calibri" w:eastAsia="Times New Roman" w:hAnsi="Calibri" w:cs="Calibri"/>
                <w:lang w:val="en-US"/>
              </w:rPr>
              <w:t>0</w:t>
            </w:r>
            <w:r w:rsidR="000627CE" w:rsidRPr="00645318">
              <w:rPr>
                <w:rFonts w:ascii="Calibri" w:eastAsia="Times New Roman" w:hAnsi="Calibri" w:cs="Calibri"/>
                <w:lang w:val="en-US"/>
              </w:rPr>
              <w:t xml:space="preserve"> minute i.e. </w:t>
            </w:r>
            <w:r w:rsidR="001300C2" w:rsidRPr="00645318">
              <w:rPr>
                <w:rFonts w:ascii="Calibri" w:eastAsia="Times New Roman" w:hAnsi="Calibri" w:cs="Calibri"/>
                <w:lang w:val="en-US"/>
              </w:rPr>
              <w:t>0</w:t>
            </w:r>
            <w:r w:rsidR="000627CE" w:rsidRPr="00645318">
              <w:rPr>
                <w:rFonts w:ascii="Calibri" w:eastAsia="Times New Roman" w:hAnsi="Calibri" w:cs="Calibri"/>
                <w:lang w:val="en-US"/>
              </w:rPr>
              <w:t xml:space="preserve"> hours</w:t>
            </w:r>
          </w:p>
        </w:tc>
      </w:tr>
      <w:tr w:rsidR="000627CE" w14:paraId="1EE58F1F" w14:textId="77777777" w:rsidTr="003341A4">
        <w:trPr>
          <w:cnfStyle w:val="010000000000" w:firstRow="0" w:lastRow="1" w:firstColumn="0" w:lastColumn="0" w:oddVBand="0" w:evenVBand="0" w:oddHBand="0" w:evenHBand="0" w:firstRowFirstColumn="0" w:firstRowLastColumn="0" w:lastRowFirstColumn="0" w:lastRowLastColumn="0"/>
        </w:trPr>
        <w:tc>
          <w:tcPr>
            <w:tcW w:w="1667" w:type="pct"/>
            <w:noWrap/>
          </w:tcPr>
          <w:p w14:paraId="68BCF032" w14:textId="77777777" w:rsidR="000627CE" w:rsidRPr="008F1400" w:rsidRDefault="000627CE" w:rsidP="003341A4">
            <w:pPr>
              <w:jc w:val="left"/>
              <w:rPr>
                <w:lang w:val="en-US"/>
              </w:rPr>
            </w:pPr>
          </w:p>
        </w:tc>
        <w:tc>
          <w:tcPr>
            <w:tcW w:w="1666" w:type="pct"/>
          </w:tcPr>
          <w:p w14:paraId="335796C4" w14:textId="77777777" w:rsidR="000627CE" w:rsidRDefault="000627CE" w:rsidP="003341A4">
            <w:pPr>
              <w:jc w:val="left"/>
              <w:rPr>
                <w:lang w:val="en-US"/>
              </w:rPr>
            </w:pPr>
          </w:p>
        </w:tc>
        <w:tc>
          <w:tcPr>
            <w:tcW w:w="1667" w:type="pct"/>
            <w:shd w:val="clear" w:color="auto" w:fill="auto"/>
          </w:tcPr>
          <w:p w14:paraId="423FA68F" w14:textId="77777777" w:rsidR="000627CE" w:rsidRDefault="000627CE" w:rsidP="003341A4">
            <w:pPr>
              <w:jc w:val="left"/>
              <w:rPr>
                <w:rFonts w:ascii="Courier New" w:eastAsia="Times New Roman" w:hAnsi="Courier New" w:cs="Courier New"/>
                <w:lang w:val="en-US"/>
              </w:rPr>
            </w:pPr>
          </w:p>
        </w:tc>
      </w:tr>
    </w:tbl>
    <w:p w14:paraId="07EFDF86" w14:textId="589B6B55" w:rsidR="0016053F" w:rsidRDefault="0016053F">
      <w:pPr>
        <w:jc w:val="left"/>
        <w:rPr>
          <w:lang w:eastAsia="fr-FR"/>
        </w:rPr>
      </w:pPr>
    </w:p>
    <w:p w14:paraId="2C377A89" w14:textId="38BC2735" w:rsidR="00523F1A" w:rsidRDefault="00523F1A" w:rsidP="00523F1A">
      <w:pPr>
        <w:pStyle w:val="Lgende"/>
      </w:pPr>
      <w:r w:rsidRPr="005F3F34">
        <w:rPr>
          <w:lang w:val="en-US"/>
        </w:rPr>
        <w:t>Table</w:t>
      </w:r>
      <w:r>
        <w:rPr>
          <w:lang w:val="en-US"/>
        </w:rPr>
        <w:t>-</w:t>
      </w:r>
      <w:r w:rsidR="00DC3112">
        <w:rPr>
          <w:lang w:val="en-US"/>
        </w:rPr>
        <w:t>10</w:t>
      </w:r>
      <w:r>
        <w:rPr>
          <w:lang w:val="en-US"/>
        </w:rPr>
        <w:t>:</w:t>
      </w:r>
      <w:r w:rsidRPr="005F3F34">
        <w:rPr>
          <w:lang w:val="en-US"/>
        </w:rPr>
        <w:t xml:space="preserve"> </w:t>
      </w:r>
      <w:r w:rsidR="00741874">
        <w:rPr>
          <w:lang w:val="en-US"/>
        </w:rPr>
        <w:t>Attribution day</w:t>
      </w:r>
      <w:r>
        <w:rPr>
          <w:lang w:val="en-US"/>
        </w:rPr>
        <w:t xml:space="preserve"> and time difference against UTC for </w:t>
      </w:r>
      <w:r w:rsidR="00FC21FB">
        <w:rPr>
          <w:lang w:val="en-US"/>
        </w:rPr>
        <w:t xml:space="preserve">London </w:t>
      </w:r>
      <w:r>
        <w:rPr>
          <w:lang w:val="en-US"/>
        </w:rPr>
        <w:t>(</w:t>
      </w:r>
      <w:r w:rsidR="00FC21FB">
        <w:rPr>
          <w:lang w:val="en-US"/>
        </w:rPr>
        <w:t>UK</w:t>
      </w:r>
      <w:r>
        <w:rPr>
          <w:lang w:val="en-US"/>
        </w:rPr>
        <w:t>)</w:t>
      </w:r>
    </w:p>
    <w:p w14:paraId="63A9B1C7" w14:textId="77777777" w:rsidR="00523F1A" w:rsidRPr="00DC3112" w:rsidRDefault="00523F1A" w:rsidP="00523F1A">
      <w:pPr>
        <w:pStyle w:val="Lgende"/>
        <w:rPr>
          <w:lang w:eastAsia="fr-FR"/>
        </w:rPr>
      </w:pPr>
    </w:p>
    <w:p w14:paraId="6AFFA59A" w14:textId="77777777" w:rsidR="00523F1A" w:rsidRDefault="00523F1A" w:rsidP="00523F1A">
      <w:pPr>
        <w:pStyle w:val="Lgende"/>
        <w:rPr>
          <w:lang w:val="en-US" w:eastAsia="fr-FR"/>
        </w:rPr>
      </w:pPr>
    </w:p>
    <w:p w14:paraId="692964D6" w14:textId="4F0C76D4" w:rsidR="00523F1A" w:rsidRDefault="00523F1A" w:rsidP="00523F1A">
      <w:pPr>
        <w:pStyle w:val="Lgende"/>
      </w:pPr>
      <w:r>
        <w:rPr>
          <w:lang w:val="en-US" w:eastAsia="fr-FR"/>
        </w:rPr>
        <w:br w:type="page"/>
      </w:r>
    </w:p>
    <w:p w14:paraId="5D717F4F" w14:textId="77777777" w:rsidR="00523F1A" w:rsidRPr="000627CE" w:rsidRDefault="00523F1A">
      <w:pPr>
        <w:jc w:val="left"/>
        <w:rPr>
          <w:lang w:eastAsia="fr-FR"/>
        </w:rPr>
      </w:pPr>
    </w:p>
    <w:p w14:paraId="09707A84" w14:textId="2F729F15" w:rsidR="007461C7" w:rsidRPr="00DC3112" w:rsidRDefault="007461C7">
      <w:pPr>
        <w:jc w:val="left"/>
        <w:rPr>
          <w:lang w:eastAsia="fr-FR"/>
        </w:rPr>
      </w:pPr>
    </w:p>
    <w:p w14:paraId="661765B2" w14:textId="6CCD32C9" w:rsidR="00D4383C" w:rsidRDefault="007461C7" w:rsidP="00D4383C">
      <w:pPr>
        <w:pStyle w:val="Titre1"/>
        <w:rPr>
          <w:lang w:val="en-US" w:eastAsia="fr-FR"/>
        </w:rPr>
      </w:pPr>
      <w:bookmarkStart w:id="57" w:name="_Toc230335791"/>
      <w:r>
        <w:rPr>
          <w:lang w:val="en-US" w:eastAsia="fr-FR"/>
        </w:rPr>
        <w:t xml:space="preserve">Daily measurement time and </w:t>
      </w:r>
      <w:r w:rsidR="00D4383C">
        <w:rPr>
          <w:lang w:val="en-US" w:eastAsia="fr-FR"/>
        </w:rPr>
        <w:t xml:space="preserve">measurement period (or </w:t>
      </w:r>
      <w:r w:rsidR="0079134D">
        <w:rPr>
          <w:lang w:val="en-US" w:eastAsia="fr-FR"/>
        </w:rPr>
        <w:t>Climatological day</w:t>
      </w:r>
      <w:r w:rsidR="00D4383C">
        <w:rPr>
          <w:lang w:val="en-US" w:eastAsia="fr-FR"/>
        </w:rPr>
        <w:t>)</w:t>
      </w:r>
      <w:bookmarkEnd w:id="57"/>
    </w:p>
    <w:p w14:paraId="39A33B82" w14:textId="37FFEA43" w:rsidR="007461C7" w:rsidRPr="00E15BF7" w:rsidRDefault="007461C7" w:rsidP="00D4383C">
      <w:pPr>
        <w:rPr>
          <w:lang w:val="en-US" w:eastAsia="fr-FR"/>
        </w:rPr>
      </w:pPr>
      <w:r w:rsidRPr="00E15BF7">
        <w:rPr>
          <w:lang w:val="en-US" w:eastAsia="fr-FR"/>
        </w:rPr>
        <w:t xml:space="preserve">It is important to differentiate between </w:t>
      </w:r>
      <w:r w:rsidR="00D4383C">
        <w:rPr>
          <w:lang w:val="en-US" w:eastAsia="fr-FR"/>
        </w:rPr>
        <w:t>a</w:t>
      </w:r>
      <w:r w:rsidRPr="00E15BF7">
        <w:rPr>
          <w:lang w:val="en-US" w:eastAsia="fr-FR"/>
        </w:rPr>
        <w:t xml:space="preserve"> </w:t>
      </w:r>
      <w:r w:rsidR="00864B28">
        <w:rPr>
          <w:lang w:val="en-US" w:eastAsia="fr-FR"/>
        </w:rPr>
        <w:t xml:space="preserve">spot </w:t>
      </w:r>
      <w:r w:rsidRPr="00E15BF7">
        <w:rPr>
          <w:lang w:val="en-US" w:eastAsia="fr-FR"/>
        </w:rPr>
        <w:t>measurement</w:t>
      </w:r>
      <w:r w:rsidR="00D4383C">
        <w:rPr>
          <w:lang w:val="en-US" w:eastAsia="fr-FR"/>
        </w:rPr>
        <w:t xml:space="preserve"> taken at a</w:t>
      </w:r>
      <w:r w:rsidRPr="00E15BF7">
        <w:rPr>
          <w:lang w:val="en-US" w:eastAsia="fr-FR"/>
        </w:rPr>
        <w:t xml:space="preserve"> </w:t>
      </w:r>
      <w:r w:rsidR="00D4383C">
        <w:rPr>
          <w:lang w:val="en-US" w:eastAsia="fr-FR"/>
        </w:rPr>
        <w:t xml:space="preserve">specific time of day </w:t>
      </w:r>
      <w:r w:rsidRPr="00E15BF7">
        <w:rPr>
          <w:lang w:val="en-US" w:eastAsia="fr-FR"/>
        </w:rPr>
        <w:t xml:space="preserve">such as total snow depth and </w:t>
      </w:r>
      <w:r w:rsidR="00D4383C">
        <w:rPr>
          <w:lang w:val="en-US" w:eastAsia="fr-FR"/>
        </w:rPr>
        <w:t xml:space="preserve">a </w:t>
      </w:r>
      <w:r w:rsidRPr="00E15BF7">
        <w:rPr>
          <w:lang w:val="en-US" w:eastAsia="fr-FR"/>
        </w:rPr>
        <w:t>24-hour measurement</w:t>
      </w:r>
      <w:r w:rsidR="00D4383C">
        <w:rPr>
          <w:lang w:val="en-US" w:eastAsia="fr-FR"/>
        </w:rPr>
        <w:t xml:space="preserve"> period </w:t>
      </w:r>
      <w:r w:rsidRPr="00E15BF7">
        <w:rPr>
          <w:lang w:val="en-US" w:eastAsia="fr-FR"/>
        </w:rPr>
        <w:t xml:space="preserve">such as precipitation, fresh snow depth, </w:t>
      </w:r>
      <w:r>
        <w:rPr>
          <w:lang w:val="en-US" w:eastAsia="fr-FR"/>
        </w:rPr>
        <w:t>mean</w:t>
      </w:r>
      <w:r w:rsidRPr="00E15BF7">
        <w:rPr>
          <w:lang w:val="en-US" w:eastAsia="fr-FR"/>
        </w:rPr>
        <w:t xml:space="preserve"> temperature, maximum temperature, and minimum temperature. </w:t>
      </w:r>
    </w:p>
    <w:p w14:paraId="1E05D290" w14:textId="77777777" w:rsidR="007461C7" w:rsidRDefault="007461C7">
      <w:pPr>
        <w:jc w:val="left"/>
        <w:rPr>
          <w:lang w:val="en-US" w:eastAsia="fr-FR"/>
        </w:rPr>
      </w:pPr>
    </w:p>
    <w:p w14:paraId="07693A12" w14:textId="0975DE30" w:rsidR="0016053F" w:rsidRDefault="003341A4" w:rsidP="003341A4">
      <w:pPr>
        <w:pStyle w:val="Titre2"/>
        <w:spacing w:before="40"/>
        <w:jc w:val="left"/>
        <w:rPr>
          <w:rFonts w:eastAsia="Times New Roman"/>
          <w:lang w:val="en-US" w:eastAsia="fr-FR"/>
        </w:rPr>
      </w:pPr>
      <w:bookmarkStart w:id="58" w:name="_Toc222219215"/>
      <w:bookmarkStart w:id="59" w:name="_Toc230335792"/>
      <w:r w:rsidRPr="003341A4">
        <w:rPr>
          <w:rFonts w:eastAsia="Times New Roman"/>
          <w:lang w:val="en-US" w:eastAsia="fr-FR"/>
        </w:rPr>
        <w:t>Total snow depth: a specific time measurement</w:t>
      </w:r>
      <w:bookmarkEnd w:id="58"/>
      <w:bookmarkEnd w:id="59"/>
    </w:p>
    <w:p w14:paraId="09D97EB4" w14:textId="1E075F19" w:rsidR="003341A4" w:rsidRPr="003341A4" w:rsidRDefault="003341A4" w:rsidP="003341A4">
      <w:pPr>
        <w:rPr>
          <w:lang w:val="en-US" w:eastAsia="fr-FR"/>
        </w:rPr>
      </w:pPr>
      <w:r>
        <w:rPr>
          <w:lang w:val="en-US" w:eastAsia="fr-FR"/>
        </w:rPr>
        <w:t>The Total snow depth does not represent an accumulation of snow during 24 hours</w:t>
      </w:r>
      <w:r w:rsidR="009B5F91">
        <w:rPr>
          <w:lang w:val="en-US" w:eastAsia="fr-FR"/>
        </w:rPr>
        <w:t>,</w:t>
      </w:r>
      <w:r>
        <w:rPr>
          <w:lang w:val="en-US" w:eastAsia="fr-FR"/>
        </w:rPr>
        <w:t xml:space="preserve"> </w:t>
      </w:r>
      <w:r w:rsidR="00EA22A7">
        <w:rPr>
          <w:lang w:val="en-US" w:eastAsia="fr-FR"/>
        </w:rPr>
        <w:t>it</w:t>
      </w:r>
      <w:r>
        <w:rPr>
          <w:lang w:val="en-US" w:eastAsia="fr-FR"/>
        </w:rPr>
        <w:t xml:space="preserve"> is measured once a day at a specific time. Only the date and time is </w:t>
      </w:r>
      <w:r w:rsidR="007874FB">
        <w:rPr>
          <w:lang w:val="en-US" w:eastAsia="fr-FR"/>
        </w:rPr>
        <w:t>therefore</w:t>
      </w:r>
      <w:r>
        <w:rPr>
          <w:lang w:val="en-US" w:eastAsia="fr-FR"/>
        </w:rPr>
        <w:t xml:space="preserve"> necessary in the DAYCLI message.</w:t>
      </w:r>
    </w:p>
    <w:p w14:paraId="5C5EF2B7" w14:textId="77777777" w:rsidR="003341A4" w:rsidRPr="000F332D" w:rsidRDefault="003341A4" w:rsidP="003341A4">
      <w:pPr>
        <w:rPr>
          <w:b/>
          <w:lang w:val="en-US"/>
        </w:rPr>
      </w:pPr>
      <w:r w:rsidRPr="000F332D">
        <w:rPr>
          <w:b/>
          <w:lang w:val="en-US"/>
        </w:rPr>
        <w:t>Example</w:t>
      </w:r>
    </w:p>
    <w:p w14:paraId="4192411B" w14:textId="69116953" w:rsidR="003341A4" w:rsidRPr="003341A4" w:rsidRDefault="007F0F87" w:rsidP="005B44F5">
      <w:pPr>
        <w:pStyle w:val="Paragraphedeliste"/>
        <w:numPr>
          <w:ilvl w:val="0"/>
          <w:numId w:val="3"/>
        </w:numPr>
      </w:pPr>
      <w:r>
        <w:rPr>
          <w:lang w:val="en-US"/>
        </w:rPr>
        <w:t xml:space="preserve">Table-11 shows the </w:t>
      </w:r>
      <w:r w:rsidR="00EA22A7">
        <w:rPr>
          <w:lang w:val="en-US"/>
        </w:rPr>
        <w:t xml:space="preserve">format </w:t>
      </w:r>
      <w:r>
        <w:rPr>
          <w:lang w:val="en-US"/>
        </w:rPr>
        <w:t>for t</w:t>
      </w:r>
      <w:r w:rsidR="003341A4" w:rsidRPr="00D01D43">
        <w:rPr>
          <w:lang w:val="en-US"/>
        </w:rPr>
        <w:t xml:space="preserve">he Total snow depth </w:t>
      </w:r>
      <w:r>
        <w:rPr>
          <w:lang w:val="en-US"/>
        </w:rPr>
        <w:t>at</w:t>
      </w:r>
      <w:r w:rsidR="003341A4" w:rsidRPr="00D01D43">
        <w:rPr>
          <w:lang w:val="en-US"/>
        </w:rPr>
        <w:t xml:space="preserve"> Toulouse </w:t>
      </w:r>
      <w:proofErr w:type="spellStart"/>
      <w:r w:rsidR="003341A4" w:rsidRPr="00D01D43">
        <w:rPr>
          <w:lang w:val="en-US"/>
        </w:rPr>
        <w:t>Blagnac</w:t>
      </w:r>
      <w:proofErr w:type="spellEnd"/>
      <w:r w:rsidR="003341A4" w:rsidRPr="00D01D43">
        <w:rPr>
          <w:lang w:val="en-US"/>
        </w:rPr>
        <w:t xml:space="preserve"> station (WSI=</w:t>
      </w:r>
      <w:r w:rsidR="003341A4" w:rsidRPr="00E15BF7">
        <w:t xml:space="preserve"> </w:t>
      </w:r>
      <w:r w:rsidR="003341A4">
        <w:t>0-20000-0-03779</w:t>
      </w:r>
      <w:r w:rsidR="003341A4" w:rsidRPr="00D01D43">
        <w:rPr>
          <w:lang w:val="en-US"/>
        </w:rPr>
        <w:t>) in France</w:t>
      </w:r>
      <w:r w:rsidR="00EA22A7">
        <w:rPr>
          <w:lang w:val="en-US"/>
        </w:rPr>
        <w:t xml:space="preserve">. This parameter </w:t>
      </w:r>
      <w:r w:rsidR="003341A4" w:rsidRPr="00D01D43">
        <w:rPr>
          <w:lang w:val="en-US"/>
        </w:rPr>
        <w:t xml:space="preserve">is measured every day at </w:t>
      </w:r>
      <w:r w:rsidR="003341A4">
        <w:rPr>
          <w:lang w:val="en-US"/>
        </w:rPr>
        <w:t>06:00 am LMTZ (which is equal to 06:00 am UTC).</w:t>
      </w:r>
    </w:p>
    <w:p w14:paraId="5F009947" w14:textId="77777777" w:rsidR="003341A4" w:rsidRPr="00D01D43" w:rsidRDefault="003341A4" w:rsidP="003341A4">
      <w:pPr>
        <w:pStyle w:val="Paragraphedeliste"/>
      </w:pPr>
    </w:p>
    <w:tbl>
      <w:tblPr>
        <w:tblStyle w:val="Tramemoyenne2-Accent5"/>
        <w:tblW w:w="375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60" w:firstRow="1" w:lastRow="1" w:firstColumn="0" w:lastColumn="0" w:noHBand="1" w:noVBand="1"/>
      </w:tblPr>
      <w:tblGrid>
        <w:gridCol w:w="2614"/>
        <w:gridCol w:w="2613"/>
        <w:gridCol w:w="2615"/>
      </w:tblGrid>
      <w:tr w:rsidR="003341A4" w14:paraId="1BC21E8F" w14:textId="77777777" w:rsidTr="003341A4">
        <w:trPr>
          <w:cnfStyle w:val="100000000000" w:firstRow="1" w:lastRow="0" w:firstColumn="0" w:lastColumn="0" w:oddVBand="0" w:evenVBand="0" w:oddHBand="0" w:evenHBand="0" w:firstRowFirstColumn="0" w:firstRowLastColumn="0" w:lastRowFirstColumn="0" w:lastRowLastColumn="0"/>
        </w:trPr>
        <w:tc>
          <w:tcPr>
            <w:tcW w:w="1667" w:type="pct"/>
            <w:tcBorders>
              <w:top w:val="none" w:sz="0" w:space="0" w:color="auto"/>
              <w:left w:val="none" w:sz="0" w:space="0" w:color="auto"/>
              <w:bottom w:val="none" w:sz="0" w:space="0" w:color="auto"/>
              <w:right w:val="none" w:sz="0" w:space="0" w:color="auto"/>
            </w:tcBorders>
            <w:noWrap/>
          </w:tcPr>
          <w:p w14:paraId="7B1487A4" w14:textId="2224C6C3" w:rsidR="003341A4" w:rsidRPr="007D1EE8" w:rsidRDefault="007D1EE8" w:rsidP="007D1EE8">
            <w:pPr>
              <w:jc w:val="left"/>
            </w:pPr>
            <w:r>
              <w:t xml:space="preserve">BUFR </w:t>
            </w:r>
            <w:r w:rsidR="003341A4" w:rsidRPr="007D1EE8">
              <w:t>Table Reference</w:t>
            </w:r>
            <w:r w:rsidR="003341A4" w:rsidRPr="007D1EE8">
              <w:br/>
              <w:t>F X Y</w:t>
            </w:r>
          </w:p>
        </w:tc>
        <w:tc>
          <w:tcPr>
            <w:tcW w:w="1666" w:type="pct"/>
            <w:tcBorders>
              <w:top w:val="none" w:sz="0" w:space="0" w:color="auto"/>
              <w:left w:val="none" w:sz="0" w:space="0" w:color="auto"/>
              <w:bottom w:val="none" w:sz="0" w:space="0" w:color="auto"/>
              <w:right w:val="none" w:sz="0" w:space="0" w:color="auto"/>
            </w:tcBorders>
          </w:tcPr>
          <w:p w14:paraId="5DA4883A" w14:textId="77777777" w:rsidR="003341A4" w:rsidRDefault="003341A4" w:rsidP="003341A4">
            <w:pPr>
              <w:jc w:val="left"/>
            </w:pPr>
            <w:proofErr w:type="spellStart"/>
            <w:r>
              <w:t>Element</w:t>
            </w:r>
            <w:proofErr w:type="spellEnd"/>
            <w:r>
              <w:t xml:space="preserve"> Name</w:t>
            </w:r>
          </w:p>
        </w:tc>
        <w:tc>
          <w:tcPr>
            <w:tcW w:w="1667" w:type="pct"/>
            <w:tcBorders>
              <w:top w:val="none" w:sz="0" w:space="0" w:color="auto"/>
              <w:left w:val="none" w:sz="0" w:space="0" w:color="auto"/>
              <w:bottom w:val="none" w:sz="0" w:space="0" w:color="auto"/>
              <w:right w:val="none" w:sz="0" w:space="0" w:color="auto"/>
            </w:tcBorders>
          </w:tcPr>
          <w:p w14:paraId="0C0AF769" w14:textId="77777777" w:rsidR="003341A4" w:rsidRPr="008A7FD6" w:rsidRDefault="003341A4" w:rsidP="003341A4">
            <w:pPr>
              <w:jc w:val="left"/>
              <w:rPr>
                <w:lang w:val="en-US"/>
              </w:rPr>
            </w:pPr>
            <w:r>
              <w:rPr>
                <w:lang w:val="en-US"/>
              </w:rPr>
              <w:t>Value</w:t>
            </w:r>
            <w:r w:rsidRPr="008A7FD6">
              <w:rPr>
                <w:lang w:val="en-US"/>
              </w:rPr>
              <w:t xml:space="preserve"> </w:t>
            </w:r>
            <w:r>
              <w:rPr>
                <w:lang w:val="en-US"/>
              </w:rPr>
              <w:t xml:space="preserve">and / or </w:t>
            </w:r>
            <w:r w:rsidRPr="008A7FD6">
              <w:rPr>
                <w:lang w:val="en-US"/>
              </w:rPr>
              <w:t xml:space="preserve">Element Description </w:t>
            </w:r>
          </w:p>
        </w:tc>
      </w:tr>
      <w:tr w:rsidR="003341A4" w14:paraId="4937AC99" w14:textId="77777777" w:rsidTr="003341A4">
        <w:tc>
          <w:tcPr>
            <w:tcW w:w="1667" w:type="pct"/>
            <w:noWrap/>
          </w:tcPr>
          <w:p w14:paraId="011B1C42" w14:textId="77777777" w:rsidR="003341A4" w:rsidRDefault="003341A4" w:rsidP="003341A4">
            <w:pPr>
              <w:jc w:val="left"/>
            </w:pPr>
            <w:r>
              <w:t>0 08 028</w:t>
            </w:r>
          </w:p>
        </w:tc>
        <w:tc>
          <w:tcPr>
            <w:tcW w:w="1666" w:type="pct"/>
          </w:tcPr>
          <w:p w14:paraId="0817CE52" w14:textId="77777777" w:rsidR="003341A4" w:rsidRPr="0097165F" w:rsidRDefault="003341A4" w:rsidP="003341A4">
            <w:pPr>
              <w:jc w:val="left"/>
              <w:rPr>
                <w:lang w:val="en-US"/>
              </w:rPr>
            </w:pPr>
            <w:r>
              <w:rPr>
                <w:lang w:val="en-US"/>
              </w:rPr>
              <w:t>extended time significance</w:t>
            </w:r>
          </w:p>
        </w:tc>
        <w:tc>
          <w:tcPr>
            <w:tcW w:w="1667" w:type="pct"/>
          </w:tcPr>
          <w:p w14:paraId="1452D810" w14:textId="7F6855B3" w:rsidR="003341A4" w:rsidRPr="008F1400" w:rsidRDefault="003341A4" w:rsidP="003341A4">
            <w:pPr>
              <w:jc w:val="left"/>
              <w:rPr>
                <w:lang w:val="en-US"/>
              </w:rPr>
            </w:pPr>
            <w:r w:rsidRPr="008F1400">
              <w:rPr>
                <w:rFonts w:ascii="Courier New" w:eastAsia="Times New Roman" w:hAnsi="Courier New" w:cs="Courier New"/>
                <w:lang w:val="en-US"/>
              </w:rPr>
              <w:t>4</w:t>
            </w:r>
            <w:r>
              <w:rPr>
                <w:rFonts w:ascii="Courier New" w:eastAsia="Times New Roman" w:hAnsi="Courier New" w:cs="Courier New"/>
                <w:lang w:val="en-US"/>
              </w:rPr>
              <w:t>2</w:t>
            </w:r>
            <w:r w:rsidRPr="008F1400">
              <w:rPr>
                <w:rFonts w:ascii="Courier New" w:eastAsia="Times New Roman" w:hAnsi="Courier New" w:cs="Courier New"/>
                <w:lang w:val="en-US"/>
              </w:rPr>
              <w:t xml:space="preserve"> </w:t>
            </w:r>
            <w:r w:rsidRPr="00477BA6">
              <w:rPr>
                <w:rFonts w:eastAsia="Times New Roman" w:cstheme="minorHAnsi"/>
                <w:lang w:val="en-US"/>
              </w:rPr>
              <w:t>#Set the next year-month-day to be the date of the measurement of the Total snow depth</w:t>
            </w:r>
          </w:p>
        </w:tc>
      </w:tr>
      <w:tr w:rsidR="003341A4" w14:paraId="27924CCD" w14:textId="77777777" w:rsidTr="003341A4">
        <w:tc>
          <w:tcPr>
            <w:tcW w:w="1667" w:type="pct"/>
            <w:noWrap/>
          </w:tcPr>
          <w:p w14:paraId="77E5566A" w14:textId="77777777" w:rsidR="003341A4" w:rsidRDefault="003341A4" w:rsidP="003341A4">
            <w:pPr>
              <w:jc w:val="left"/>
            </w:pPr>
            <w:r>
              <w:t>3 01 011</w:t>
            </w:r>
          </w:p>
        </w:tc>
        <w:tc>
          <w:tcPr>
            <w:tcW w:w="1666" w:type="pct"/>
          </w:tcPr>
          <w:p w14:paraId="34310729" w14:textId="77777777" w:rsidR="003341A4" w:rsidRDefault="003341A4" w:rsidP="003341A4">
            <w:pPr>
              <w:jc w:val="left"/>
              <w:rPr>
                <w:lang w:val="en-US"/>
              </w:rPr>
            </w:pPr>
            <w:r>
              <w:rPr>
                <w:lang w:val="en-US"/>
              </w:rPr>
              <w:t>year-month-day</w:t>
            </w:r>
          </w:p>
        </w:tc>
        <w:tc>
          <w:tcPr>
            <w:tcW w:w="1667" w:type="pct"/>
          </w:tcPr>
          <w:p w14:paraId="57EC840A" w14:textId="58CCA0C4" w:rsidR="003341A4" w:rsidRDefault="003341A4" w:rsidP="003341A4">
            <w:pPr>
              <w:jc w:val="left"/>
              <w:rPr>
                <w:rFonts w:ascii="Courier New" w:eastAsia="Times New Roman" w:hAnsi="Courier New" w:cs="Courier New"/>
                <w:lang w:val="en-US"/>
              </w:rPr>
            </w:pPr>
            <w:r>
              <w:rPr>
                <w:rFonts w:ascii="Courier New" w:eastAsia="Times New Roman" w:hAnsi="Courier New" w:cs="Courier New"/>
                <w:lang w:val="en-US"/>
              </w:rPr>
              <w:t xml:space="preserve">20260115 </w:t>
            </w:r>
            <w:r w:rsidRPr="00477BA6">
              <w:rPr>
                <w:rFonts w:eastAsia="Times New Roman" w:cstheme="minorHAnsi"/>
                <w:lang w:val="en-US"/>
              </w:rPr>
              <w:t>#Date when the measurement of the T</w:t>
            </w:r>
            <w:r w:rsidR="00ED08AA" w:rsidRPr="00477BA6">
              <w:rPr>
                <w:rFonts w:eastAsia="Times New Roman" w:cstheme="minorHAnsi"/>
                <w:lang w:val="en-US"/>
              </w:rPr>
              <w:t>o</w:t>
            </w:r>
            <w:r w:rsidRPr="00477BA6">
              <w:rPr>
                <w:rFonts w:eastAsia="Times New Roman" w:cstheme="minorHAnsi"/>
                <w:lang w:val="en-US"/>
              </w:rPr>
              <w:t>tal snow depth</w:t>
            </w:r>
            <w:r w:rsidR="00ED08AA" w:rsidRPr="00477BA6">
              <w:rPr>
                <w:rFonts w:eastAsia="Times New Roman" w:cstheme="minorHAnsi"/>
                <w:lang w:val="en-US"/>
              </w:rPr>
              <w:t xml:space="preserve"> is made, </w:t>
            </w:r>
            <w:r w:rsidRPr="00477BA6">
              <w:rPr>
                <w:rFonts w:eastAsia="Times New Roman" w:cstheme="minorHAnsi"/>
                <w:lang w:val="en-US"/>
              </w:rPr>
              <w:t>here set to the 15 January 2026</w:t>
            </w:r>
          </w:p>
        </w:tc>
      </w:tr>
      <w:tr w:rsidR="003341A4" w14:paraId="53E9AB29" w14:textId="77777777" w:rsidTr="003341A4">
        <w:tc>
          <w:tcPr>
            <w:tcW w:w="1667" w:type="pct"/>
            <w:noWrap/>
          </w:tcPr>
          <w:p w14:paraId="32990DCB" w14:textId="72C8C38E" w:rsidR="003341A4" w:rsidRDefault="00ED08AA" w:rsidP="003341A4">
            <w:pPr>
              <w:jc w:val="left"/>
            </w:pPr>
            <w:r>
              <w:t>3</w:t>
            </w:r>
            <w:r w:rsidR="003341A4">
              <w:t xml:space="preserve"> </w:t>
            </w:r>
            <w:r>
              <w:t>01</w:t>
            </w:r>
            <w:r w:rsidR="003341A4">
              <w:t xml:space="preserve"> 0</w:t>
            </w:r>
            <w:r>
              <w:t>12</w:t>
            </w:r>
          </w:p>
        </w:tc>
        <w:tc>
          <w:tcPr>
            <w:tcW w:w="1666" w:type="pct"/>
          </w:tcPr>
          <w:p w14:paraId="34B2FCDD" w14:textId="5D48F09A" w:rsidR="003341A4" w:rsidRDefault="00ED08AA" w:rsidP="003341A4">
            <w:pPr>
              <w:jc w:val="left"/>
              <w:rPr>
                <w:lang w:val="en-US"/>
              </w:rPr>
            </w:pPr>
            <w:r>
              <w:rPr>
                <w:lang w:val="en-US"/>
              </w:rPr>
              <w:t>hour-minute</w:t>
            </w:r>
          </w:p>
        </w:tc>
        <w:tc>
          <w:tcPr>
            <w:tcW w:w="1667" w:type="pct"/>
          </w:tcPr>
          <w:p w14:paraId="519B7523" w14:textId="52431ADD" w:rsidR="003341A4" w:rsidRDefault="00ED08AA" w:rsidP="003341A4">
            <w:pPr>
              <w:jc w:val="left"/>
              <w:rPr>
                <w:rFonts w:ascii="Courier New" w:eastAsia="Times New Roman" w:hAnsi="Courier New" w:cs="Courier New"/>
                <w:lang w:val="en-US"/>
              </w:rPr>
            </w:pPr>
            <w:r>
              <w:rPr>
                <w:rFonts w:ascii="Courier New" w:eastAsia="Times New Roman" w:hAnsi="Courier New" w:cs="Courier New"/>
                <w:lang w:val="en-US"/>
              </w:rPr>
              <w:t>06:00</w:t>
            </w:r>
            <w:r w:rsidR="003341A4">
              <w:rPr>
                <w:rFonts w:ascii="Courier New" w:eastAsia="Times New Roman" w:hAnsi="Courier New" w:cs="Courier New"/>
                <w:lang w:val="en-US"/>
              </w:rPr>
              <w:t xml:space="preserve"> </w:t>
            </w:r>
            <w:r w:rsidR="003341A4" w:rsidRPr="00477BA6">
              <w:rPr>
                <w:rFonts w:eastAsia="Times New Roman" w:cstheme="minorHAnsi"/>
                <w:lang w:val="en-US"/>
              </w:rPr>
              <w:t xml:space="preserve"># </w:t>
            </w:r>
            <w:r w:rsidRPr="00477BA6">
              <w:rPr>
                <w:rFonts w:eastAsia="Times New Roman" w:cstheme="minorHAnsi"/>
                <w:lang w:val="en-US"/>
              </w:rPr>
              <w:t>Hour and minute when the measurement of the Total snow depth is made, here set to 06:00</w:t>
            </w:r>
          </w:p>
        </w:tc>
      </w:tr>
      <w:tr w:rsidR="003341A4" w14:paraId="2D7262FB" w14:textId="77777777" w:rsidTr="003341A4">
        <w:trPr>
          <w:cnfStyle w:val="010000000000" w:firstRow="0" w:lastRow="1" w:firstColumn="0" w:lastColumn="0" w:oddVBand="0" w:evenVBand="0" w:oddHBand="0" w:evenHBand="0" w:firstRowFirstColumn="0" w:firstRowLastColumn="0" w:lastRowFirstColumn="0" w:lastRowLastColumn="0"/>
        </w:trPr>
        <w:tc>
          <w:tcPr>
            <w:tcW w:w="1667" w:type="pct"/>
            <w:noWrap/>
          </w:tcPr>
          <w:p w14:paraId="7BC6D07A" w14:textId="77777777" w:rsidR="003341A4" w:rsidRPr="008F1400" w:rsidRDefault="003341A4" w:rsidP="003341A4">
            <w:pPr>
              <w:jc w:val="left"/>
              <w:rPr>
                <w:lang w:val="en-US"/>
              </w:rPr>
            </w:pPr>
          </w:p>
        </w:tc>
        <w:tc>
          <w:tcPr>
            <w:tcW w:w="1666" w:type="pct"/>
          </w:tcPr>
          <w:p w14:paraId="1538CB7D" w14:textId="77777777" w:rsidR="003341A4" w:rsidRDefault="003341A4" w:rsidP="003341A4">
            <w:pPr>
              <w:jc w:val="left"/>
              <w:rPr>
                <w:lang w:val="en-US"/>
              </w:rPr>
            </w:pPr>
          </w:p>
        </w:tc>
        <w:tc>
          <w:tcPr>
            <w:tcW w:w="1667" w:type="pct"/>
            <w:shd w:val="clear" w:color="auto" w:fill="auto"/>
          </w:tcPr>
          <w:p w14:paraId="3EE334EE" w14:textId="77777777" w:rsidR="003341A4" w:rsidRDefault="003341A4" w:rsidP="003341A4">
            <w:pPr>
              <w:jc w:val="left"/>
              <w:rPr>
                <w:rFonts w:ascii="Courier New" w:eastAsia="Times New Roman" w:hAnsi="Courier New" w:cs="Courier New"/>
                <w:lang w:val="en-US"/>
              </w:rPr>
            </w:pPr>
          </w:p>
        </w:tc>
      </w:tr>
    </w:tbl>
    <w:p w14:paraId="184C0CD4" w14:textId="77777777" w:rsidR="003341A4" w:rsidRPr="000627CE" w:rsidRDefault="003341A4" w:rsidP="003341A4">
      <w:pPr>
        <w:jc w:val="left"/>
        <w:rPr>
          <w:lang w:eastAsia="fr-FR"/>
        </w:rPr>
      </w:pPr>
    </w:p>
    <w:p w14:paraId="00344363" w14:textId="2C4CD09E" w:rsidR="0016053F" w:rsidRPr="003341A4" w:rsidRDefault="00205689" w:rsidP="00DC3112">
      <w:pPr>
        <w:pStyle w:val="Lgende"/>
        <w:rPr>
          <w:lang w:eastAsia="fr-FR"/>
        </w:rPr>
      </w:pPr>
      <w:bookmarkStart w:id="60" w:name="_Hlk225348238"/>
      <w:r w:rsidRPr="005F3F34">
        <w:rPr>
          <w:lang w:val="en-US"/>
        </w:rPr>
        <w:t>Table</w:t>
      </w:r>
      <w:r>
        <w:rPr>
          <w:lang w:val="en-US"/>
        </w:rPr>
        <w:t>-</w:t>
      </w:r>
      <w:r w:rsidR="00DC3112">
        <w:rPr>
          <w:lang w:val="en-US"/>
        </w:rPr>
        <w:t>11</w:t>
      </w:r>
      <w:r>
        <w:rPr>
          <w:lang w:val="en-US"/>
        </w:rPr>
        <w:t>:</w:t>
      </w:r>
      <w:r w:rsidRPr="005F3F34">
        <w:rPr>
          <w:lang w:val="en-US"/>
        </w:rPr>
        <w:t xml:space="preserve"> </w:t>
      </w:r>
      <w:r w:rsidR="007F0F87">
        <w:rPr>
          <w:lang w:val="en-US"/>
        </w:rPr>
        <w:t>Climatological day definition for total snow in Toulouse</w:t>
      </w:r>
    </w:p>
    <w:bookmarkEnd w:id="60"/>
    <w:p w14:paraId="18614A8E" w14:textId="4D31982C" w:rsidR="00D25A1B" w:rsidRDefault="00D25A1B">
      <w:pPr>
        <w:jc w:val="left"/>
        <w:rPr>
          <w:lang w:val="en-US" w:eastAsia="fr-FR"/>
        </w:rPr>
      </w:pPr>
      <w:r>
        <w:rPr>
          <w:lang w:val="en-US" w:eastAsia="fr-FR"/>
        </w:rPr>
        <w:br w:type="page"/>
      </w:r>
    </w:p>
    <w:p w14:paraId="6528730F" w14:textId="187FC279" w:rsidR="00D25A1B" w:rsidRDefault="00D25A1B" w:rsidP="00CA745B">
      <w:pPr>
        <w:pStyle w:val="Titre2"/>
        <w:rPr>
          <w:lang w:val="en-US" w:eastAsia="fr-FR"/>
        </w:rPr>
      </w:pPr>
      <w:bookmarkStart w:id="61" w:name="_Toc230335793"/>
      <w:r>
        <w:rPr>
          <w:lang w:val="en-US" w:eastAsia="fr-FR"/>
        </w:rPr>
        <w:lastRenderedPageBreak/>
        <w:t xml:space="preserve">Measurement period or </w:t>
      </w:r>
      <w:r w:rsidR="0079134D">
        <w:rPr>
          <w:lang w:val="en-US" w:eastAsia="fr-FR"/>
        </w:rPr>
        <w:t>Climatological day</w:t>
      </w:r>
      <w:r>
        <w:rPr>
          <w:lang w:val="en-US" w:eastAsia="fr-FR"/>
        </w:rPr>
        <w:t xml:space="preserve"> for the other variables</w:t>
      </w:r>
      <w:bookmarkEnd w:id="61"/>
    </w:p>
    <w:p w14:paraId="46E00447" w14:textId="32F03741" w:rsidR="004A725B" w:rsidRDefault="00D25A1B" w:rsidP="009B5F91">
      <w:pPr>
        <w:rPr>
          <w:lang w:val="en-US" w:eastAsia="fr-FR"/>
        </w:rPr>
      </w:pPr>
      <w:r>
        <w:rPr>
          <w:lang w:val="en-US" w:eastAsia="fr-FR"/>
        </w:rPr>
        <w:t xml:space="preserve">For </w:t>
      </w:r>
      <w:r w:rsidR="00EA22A7">
        <w:rPr>
          <w:lang w:val="en-US" w:eastAsia="fr-FR"/>
        </w:rPr>
        <w:t xml:space="preserve">all </w:t>
      </w:r>
      <w:r>
        <w:rPr>
          <w:lang w:val="en-US" w:eastAsia="fr-FR"/>
        </w:rPr>
        <w:t>other variables, daily accumulated precipitation, depth of fresh snow, Maximum, Minimum and Mean temperature, the beginning date and time and the ending date and time that characterize the 24-hour period</w:t>
      </w:r>
      <w:r w:rsidR="004A725B">
        <w:rPr>
          <w:lang w:val="en-US" w:eastAsia="fr-FR"/>
        </w:rPr>
        <w:t xml:space="preserve"> they measure</w:t>
      </w:r>
      <w:r w:rsidR="00EA22A7">
        <w:rPr>
          <w:lang w:val="en-US" w:eastAsia="fr-FR"/>
        </w:rPr>
        <w:t xml:space="preserve"> must be specified</w:t>
      </w:r>
      <w:r w:rsidR="004A725B">
        <w:rPr>
          <w:lang w:val="en-US" w:eastAsia="fr-FR"/>
        </w:rPr>
        <w:t>.</w:t>
      </w:r>
      <w:r w:rsidR="00625DBB">
        <w:rPr>
          <w:lang w:val="en-US" w:eastAsia="fr-FR"/>
        </w:rPr>
        <w:t xml:space="preserve"> This </w:t>
      </w:r>
      <w:r w:rsidR="00EA22A7">
        <w:rPr>
          <w:lang w:val="en-US" w:eastAsia="fr-FR"/>
        </w:rPr>
        <w:t xml:space="preserve">defines </w:t>
      </w:r>
      <w:r w:rsidR="00625DBB">
        <w:rPr>
          <w:lang w:val="en-US" w:eastAsia="fr-FR"/>
        </w:rPr>
        <w:t>the Climatological Day.</w:t>
      </w:r>
    </w:p>
    <w:p w14:paraId="66F93238" w14:textId="305BAD61" w:rsidR="004A725B" w:rsidRDefault="00CA745B" w:rsidP="004A725B">
      <w:pPr>
        <w:rPr>
          <w:lang w:val="en-US"/>
        </w:rPr>
      </w:pPr>
      <w:r>
        <w:rPr>
          <w:lang w:val="en-US"/>
        </w:rPr>
        <w:t>F</w:t>
      </w:r>
      <w:r w:rsidR="004A725B" w:rsidRPr="002E006C">
        <w:rPr>
          <w:lang w:val="en-US"/>
        </w:rPr>
        <w:t xml:space="preserve">or </w:t>
      </w:r>
      <w:r w:rsidR="004A725B">
        <w:rPr>
          <w:lang w:val="en-US"/>
        </w:rPr>
        <w:t xml:space="preserve">some </w:t>
      </w:r>
      <w:r w:rsidR="004A725B" w:rsidRPr="002E006C">
        <w:rPr>
          <w:lang w:val="en-US"/>
        </w:rPr>
        <w:t xml:space="preserve">variables, such as temperature and precipitation, </w:t>
      </w:r>
      <w:r w:rsidR="004A725B">
        <w:rPr>
          <w:lang w:val="en-US"/>
        </w:rPr>
        <w:t xml:space="preserve">NMHSs </w:t>
      </w:r>
      <w:r w:rsidR="004A725B" w:rsidRPr="002E006C">
        <w:rPr>
          <w:lang w:val="en-US"/>
        </w:rPr>
        <w:t xml:space="preserve">often define a period of measurement </w:t>
      </w:r>
      <w:r w:rsidR="00F154ED">
        <w:rPr>
          <w:lang w:val="en-US"/>
        </w:rPr>
        <w:t xml:space="preserve">(Climatological Day) </w:t>
      </w:r>
      <w:r w:rsidR="004A725B" w:rsidRPr="002E006C">
        <w:rPr>
          <w:lang w:val="en-US"/>
        </w:rPr>
        <w:t>that extends either before or after the</w:t>
      </w:r>
      <w:r w:rsidR="004A725B">
        <w:rPr>
          <w:lang w:val="en-US"/>
        </w:rPr>
        <w:t xml:space="preserve">ir </w:t>
      </w:r>
      <w:r w:rsidR="00741874">
        <w:rPr>
          <w:lang w:val="en-US"/>
        </w:rPr>
        <w:t>Attribution day</w:t>
      </w:r>
      <w:r w:rsidR="004A725B" w:rsidRPr="002E006C">
        <w:rPr>
          <w:lang w:val="en-US"/>
        </w:rPr>
        <w:t>. As, historically, most stations were manual (and many national networks still contain a substantial proportion of manual observations), national observation</w:t>
      </w:r>
      <w:r w:rsidR="005E62CF">
        <w:rPr>
          <w:lang w:val="en-US"/>
        </w:rPr>
        <w:t>s</w:t>
      </w:r>
      <w:r w:rsidR="004A725B" w:rsidRPr="002E006C">
        <w:rPr>
          <w:lang w:val="en-US"/>
        </w:rPr>
        <w:t xml:space="preserve"> were often influenced by which time is most practical for observers (e.g. observation times in the morning are </w:t>
      </w:r>
      <w:r w:rsidR="00EA22A7">
        <w:rPr>
          <w:lang w:val="en-US"/>
        </w:rPr>
        <w:t xml:space="preserve">much </w:t>
      </w:r>
      <w:r w:rsidR="004A725B" w:rsidRPr="002E006C">
        <w:rPr>
          <w:lang w:val="en-US"/>
        </w:rPr>
        <w:t xml:space="preserve">more common than midnight). The start date </w:t>
      </w:r>
      <w:r w:rsidR="004A725B">
        <w:rPr>
          <w:lang w:val="en-US"/>
        </w:rPr>
        <w:t xml:space="preserve">and time </w:t>
      </w:r>
      <w:r w:rsidR="004A725B" w:rsidRPr="002E006C">
        <w:rPr>
          <w:lang w:val="en-US"/>
        </w:rPr>
        <w:t xml:space="preserve">may occur on the day preceding the Attribution </w:t>
      </w:r>
      <w:r w:rsidR="00E712E6">
        <w:rPr>
          <w:lang w:val="en-US"/>
        </w:rPr>
        <w:t>d</w:t>
      </w:r>
      <w:r w:rsidR="004A725B" w:rsidRPr="002E006C">
        <w:rPr>
          <w:lang w:val="en-US"/>
        </w:rPr>
        <w:t xml:space="preserve">ay for some variables; for others, the end date may occur in the day following the Attribution </w:t>
      </w:r>
      <w:r w:rsidR="00E712E6">
        <w:rPr>
          <w:lang w:val="en-US"/>
        </w:rPr>
        <w:t>d</w:t>
      </w:r>
      <w:r w:rsidR="004A725B" w:rsidRPr="002E006C">
        <w:rPr>
          <w:lang w:val="en-US"/>
        </w:rPr>
        <w:t>ay.</w:t>
      </w:r>
    </w:p>
    <w:p w14:paraId="0F738B3D" w14:textId="02D8C65D" w:rsidR="00EA22A7" w:rsidRDefault="004A725B" w:rsidP="00EA22A7">
      <w:pPr>
        <w:rPr>
          <w:lang w:val="en-US"/>
        </w:rPr>
      </w:pPr>
      <w:r w:rsidRPr="002E006C">
        <w:rPr>
          <w:lang w:val="en-US"/>
        </w:rPr>
        <w:t xml:space="preserve">For instance, a 24-hour </w:t>
      </w:r>
      <w:r>
        <w:rPr>
          <w:lang w:val="en-US"/>
        </w:rPr>
        <w:t xml:space="preserve">accumulated precipitation </w:t>
      </w:r>
      <w:r w:rsidRPr="002E006C">
        <w:rPr>
          <w:lang w:val="en-US"/>
        </w:rPr>
        <w:t xml:space="preserve">attributed to day D may be based on a </w:t>
      </w:r>
      <w:r w:rsidRPr="003D27AE">
        <w:rPr>
          <w:b/>
          <w:lang w:val="en-US"/>
        </w:rPr>
        <w:t>Climato</w:t>
      </w:r>
      <w:r w:rsidR="00BE5430">
        <w:rPr>
          <w:b/>
          <w:lang w:val="en-US"/>
        </w:rPr>
        <w:t>lo</w:t>
      </w:r>
      <w:r w:rsidRPr="003D27AE">
        <w:rPr>
          <w:b/>
          <w:lang w:val="en-US"/>
        </w:rPr>
        <w:t xml:space="preserve">gical </w:t>
      </w:r>
      <w:r w:rsidR="00E712E6">
        <w:rPr>
          <w:b/>
          <w:lang w:val="en-US"/>
        </w:rPr>
        <w:t>d</w:t>
      </w:r>
      <w:r w:rsidRPr="003D27AE">
        <w:rPr>
          <w:b/>
          <w:lang w:val="en-US"/>
        </w:rPr>
        <w:t>ay</w:t>
      </w:r>
      <w:r w:rsidRPr="002E006C">
        <w:rPr>
          <w:lang w:val="en-US"/>
        </w:rPr>
        <w:t xml:space="preserve"> starting at </w:t>
      </w:r>
      <w:r>
        <w:rPr>
          <w:lang w:val="en-US"/>
        </w:rPr>
        <w:t xml:space="preserve">09:01 </w:t>
      </w:r>
      <w:r w:rsidRPr="002E006C">
        <w:rPr>
          <w:lang w:val="en-US"/>
        </w:rPr>
        <w:t xml:space="preserve">am </w:t>
      </w:r>
      <w:r>
        <w:rPr>
          <w:lang w:val="en-US"/>
        </w:rPr>
        <w:t xml:space="preserve">LMTZ </w:t>
      </w:r>
      <w:r w:rsidRPr="002E006C">
        <w:rPr>
          <w:lang w:val="en-US"/>
        </w:rPr>
        <w:t xml:space="preserve">on day D-1, and finishing at </w:t>
      </w:r>
      <w:r>
        <w:rPr>
          <w:lang w:val="en-US"/>
        </w:rPr>
        <w:t>0</w:t>
      </w:r>
      <w:r w:rsidRPr="002E006C">
        <w:rPr>
          <w:lang w:val="en-US"/>
        </w:rPr>
        <w:t>9</w:t>
      </w:r>
      <w:r>
        <w:rPr>
          <w:lang w:val="en-US"/>
        </w:rPr>
        <w:t xml:space="preserve">:00 </w:t>
      </w:r>
      <w:r w:rsidRPr="002E006C">
        <w:rPr>
          <w:lang w:val="en-US"/>
        </w:rPr>
        <w:t xml:space="preserve">am </w:t>
      </w:r>
      <w:r>
        <w:rPr>
          <w:lang w:val="en-US"/>
        </w:rPr>
        <w:t xml:space="preserve">LMTZ </w:t>
      </w:r>
      <w:r w:rsidRPr="002E006C">
        <w:rPr>
          <w:lang w:val="en-US"/>
        </w:rPr>
        <w:t xml:space="preserve">on Day D. </w:t>
      </w:r>
      <w:r w:rsidR="00EA22A7">
        <w:rPr>
          <w:lang w:val="en-US"/>
        </w:rPr>
        <w:t>This was the case in the example shown in Chapter 7, and illustrated in Figure</w:t>
      </w:r>
      <w:r w:rsidR="00741874">
        <w:rPr>
          <w:lang w:val="en-US"/>
        </w:rPr>
        <w:t>-</w:t>
      </w:r>
      <w:r w:rsidR="00EA22A7">
        <w:rPr>
          <w:lang w:val="en-US"/>
        </w:rPr>
        <w:t xml:space="preserve">3 below. </w:t>
      </w:r>
      <w:r w:rsidR="00EA22A7" w:rsidRPr="002E006C">
        <w:rPr>
          <w:lang w:val="en-US"/>
        </w:rPr>
        <w:t xml:space="preserve">So, in this case the </w:t>
      </w:r>
      <w:proofErr w:type="gramStart"/>
      <w:r w:rsidR="00EA22A7">
        <w:rPr>
          <w:lang w:val="en-US"/>
        </w:rPr>
        <w:t>24 hour</w:t>
      </w:r>
      <w:proofErr w:type="gramEnd"/>
      <w:r w:rsidR="00EA22A7">
        <w:rPr>
          <w:lang w:val="en-US"/>
        </w:rPr>
        <w:t xml:space="preserve"> </w:t>
      </w:r>
      <w:r w:rsidR="0079134D">
        <w:rPr>
          <w:lang w:val="en-US"/>
        </w:rPr>
        <w:t>C</w:t>
      </w:r>
      <w:r w:rsidR="00EA22A7" w:rsidRPr="002E006C">
        <w:rPr>
          <w:lang w:val="en-US"/>
        </w:rPr>
        <w:t>limatological day</w:t>
      </w:r>
      <w:r w:rsidR="00EA22A7">
        <w:rPr>
          <w:lang w:val="en-US"/>
        </w:rPr>
        <w:t xml:space="preserve"> </w:t>
      </w:r>
      <w:r w:rsidR="00EA22A7" w:rsidRPr="002E006C">
        <w:rPr>
          <w:lang w:val="en-US"/>
        </w:rPr>
        <w:t xml:space="preserve">is defined as 09:01 </w:t>
      </w:r>
      <w:r w:rsidR="00EA22A7">
        <w:rPr>
          <w:lang w:val="en-US"/>
        </w:rPr>
        <w:t xml:space="preserve">LMTZ </w:t>
      </w:r>
      <w:r w:rsidR="00EA22A7" w:rsidRPr="002E006C">
        <w:rPr>
          <w:lang w:val="en-US"/>
        </w:rPr>
        <w:t xml:space="preserve">day D-1 to 09:00 </w:t>
      </w:r>
      <w:r w:rsidR="00EA22A7">
        <w:rPr>
          <w:lang w:val="en-US"/>
        </w:rPr>
        <w:t xml:space="preserve">LMTZ </w:t>
      </w:r>
      <w:r w:rsidR="00EA22A7" w:rsidRPr="002E006C">
        <w:rPr>
          <w:lang w:val="en-US"/>
        </w:rPr>
        <w:t xml:space="preserve">day D, and the </w:t>
      </w:r>
      <w:r w:rsidR="00741874">
        <w:rPr>
          <w:lang w:val="en-US"/>
        </w:rPr>
        <w:t>Attribution day</w:t>
      </w:r>
      <w:r w:rsidR="00EA22A7" w:rsidRPr="002E006C">
        <w:rPr>
          <w:lang w:val="en-US"/>
        </w:rPr>
        <w:t xml:space="preserve"> is D</w:t>
      </w:r>
      <w:r w:rsidR="00EA22A7">
        <w:rPr>
          <w:lang w:val="en-US"/>
        </w:rPr>
        <w:t xml:space="preserve"> (or 09:00 LMTZ day D-1 to 08:59 LMTZ on day D, if that is the prevailing practice at the NMHS)</w:t>
      </w:r>
      <w:r w:rsidR="00EA22A7" w:rsidRPr="002E006C">
        <w:rPr>
          <w:lang w:val="en-US"/>
        </w:rPr>
        <w:t>.</w:t>
      </w:r>
    </w:p>
    <w:p w14:paraId="01087779" w14:textId="6AF571F4" w:rsidR="004A725B" w:rsidRDefault="004A725B" w:rsidP="004A725B">
      <w:pPr>
        <w:rPr>
          <w:lang w:val="en-US"/>
        </w:rPr>
      </w:pPr>
    </w:p>
    <w:p w14:paraId="075C5581" w14:textId="77777777" w:rsidR="004A725B" w:rsidRDefault="004A725B">
      <w:pPr>
        <w:jc w:val="left"/>
        <w:rPr>
          <w:lang w:val="en-US" w:eastAsia="fr-FR"/>
        </w:rPr>
      </w:pPr>
      <w:r>
        <w:rPr>
          <w:noProof/>
        </w:rPr>
        <w:drawing>
          <wp:inline distT="0" distB="0" distL="0" distR="0" wp14:anchorId="2E2C25DF" wp14:editId="2BAAEAEC">
            <wp:extent cx="6645910" cy="1646555"/>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1646555"/>
                    </a:xfrm>
                    <a:prstGeom prst="rect">
                      <a:avLst/>
                    </a:prstGeom>
                    <a:noFill/>
                    <a:ln>
                      <a:noFill/>
                    </a:ln>
                  </pic:spPr>
                </pic:pic>
              </a:graphicData>
            </a:graphic>
          </wp:inline>
        </w:drawing>
      </w:r>
    </w:p>
    <w:p w14:paraId="7C48DE65" w14:textId="068E774C" w:rsidR="004A725B" w:rsidRPr="003A330D" w:rsidRDefault="00BD22D1" w:rsidP="003A330D">
      <w:pPr>
        <w:pStyle w:val="Lgende"/>
        <w:rPr>
          <w:rStyle w:val="Rfrencelgre"/>
          <w:rFonts w:asciiTheme="minorHAnsi" w:eastAsiaTheme="minorHAnsi" w:hAnsiTheme="minorHAnsi" w:cstheme="minorBidi"/>
          <w:kern w:val="2"/>
          <w:sz w:val="22"/>
          <w:szCs w:val="18"/>
          <w:lang w:val="en-AU" w:eastAsia="en-US"/>
          <w14:ligatures w14:val="standardContextual"/>
        </w:rPr>
      </w:pPr>
      <w:r w:rsidRPr="003A330D">
        <w:rPr>
          <w:rStyle w:val="Rfrencelgre"/>
          <w:rFonts w:asciiTheme="minorHAnsi" w:eastAsiaTheme="minorHAnsi" w:hAnsiTheme="minorHAnsi" w:cstheme="minorBidi"/>
          <w:kern w:val="2"/>
          <w:sz w:val="22"/>
          <w:szCs w:val="18"/>
          <w:lang w:val="en-AU" w:eastAsia="en-US"/>
          <w14:ligatures w14:val="standardContextual"/>
        </w:rPr>
        <w:t>Figure-3</w:t>
      </w:r>
      <w:r w:rsidR="004A725B" w:rsidRPr="003A330D">
        <w:rPr>
          <w:rStyle w:val="Rfrencelgre"/>
          <w:rFonts w:asciiTheme="minorHAnsi" w:eastAsiaTheme="minorHAnsi" w:hAnsiTheme="minorHAnsi" w:cstheme="minorBidi"/>
          <w:kern w:val="2"/>
          <w:sz w:val="22"/>
          <w:szCs w:val="18"/>
          <w:lang w:val="en-AU" w:eastAsia="en-US"/>
          <w14:ligatures w14:val="standardContextual"/>
        </w:rPr>
        <w:t xml:space="preserve"> – Climatological </w:t>
      </w:r>
      <w:r w:rsidR="00E712E6">
        <w:rPr>
          <w:rStyle w:val="Rfrencelgre"/>
          <w:rFonts w:asciiTheme="minorHAnsi" w:eastAsiaTheme="minorHAnsi" w:hAnsiTheme="minorHAnsi" w:cstheme="minorBidi"/>
          <w:kern w:val="2"/>
          <w:sz w:val="22"/>
          <w:szCs w:val="18"/>
          <w:lang w:val="en-AU" w:eastAsia="en-US"/>
          <w14:ligatures w14:val="standardContextual"/>
        </w:rPr>
        <w:t>d</w:t>
      </w:r>
      <w:r w:rsidR="004A725B" w:rsidRPr="003A330D">
        <w:rPr>
          <w:rStyle w:val="Rfrencelgre"/>
          <w:rFonts w:asciiTheme="minorHAnsi" w:eastAsiaTheme="minorHAnsi" w:hAnsiTheme="minorHAnsi" w:cstheme="minorBidi"/>
          <w:kern w:val="2"/>
          <w:sz w:val="22"/>
          <w:szCs w:val="18"/>
          <w:lang w:val="en-AU" w:eastAsia="en-US"/>
          <w14:ligatures w14:val="standardContextual"/>
        </w:rPr>
        <w:t>ay for precipitation at Melbourne Airport station (Australia)</w:t>
      </w:r>
      <w:r w:rsidR="00233813" w:rsidRPr="003A330D">
        <w:rPr>
          <w:rStyle w:val="Rfrencelgre"/>
          <w:rFonts w:asciiTheme="minorHAnsi" w:eastAsiaTheme="minorHAnsi" w:hAnsiTheme="minorHAnsi" w:cstheme="minorBidi"/>
          <w:kern w:val="2"/>
          <w:sz w:val="22"/>
          <w:szCs w:val="18"/>
          <w:lang w:val="en-AU" w:eastAsia="en-US"/>
          <w14:ligatures w14:val="standardContextual"/>
        </w:rPr>
        <w:t xml:space="preserve">. The </w:t>
      </w:r>
      <w:proofErr w:type="gramStart"/>
      <w:r w:rsidR="00233813" w:rsidRPr="003A330D">
        <w:rPr>
          <w:rStyle w:val="Rfrencelgre"/>
          <w:rFonts w:asciiTheme="minorHAnsi" w:eastAsiaTheme="minorHAnsi" w:hAnsiTheme="minorHAnsi" w:cstheme="minorBidi"/>
          <w:kern w:val="2"/>
          <w:sz w:val="22"/>
          <w:szCs w:val="18"/>
          <w:lang w:val="en-AU" w:eastAsia="en-US"/>
          <w14:ligatures w14:val="standardContextual"/>
        </w:rPr>
        <w:t>24 hour</w:t>
      </w:r>
      <w:proofErr w:type="gramEnd"/>
      <w:r w:rsidR="00233813" w:rsidRPr="003A330D">
        <w:rPr>
          <w:rStyle w:val="Rfrencelgre"/>
          <w:rFonts w:asciiTheme="minorHAnsi" w:eastAsiaTheme="minorHAnsi" w:hAnsiTheme="minorHAnsi" w:cstheme="minorBidi"/>
          <w:kern w:val="2"/>
          <w:sz w:val="22"/>
          <w:szCs w:val="18"/>
          <w:lang w:val="en-AU" w:eastAsia="en-US"/>
          <w14:ligatures w14:val="standardContextual"/>
        </w:rPr>
        <w:t xml:space="preserve"> rainfall total</w:t>
      </w:r>
      <w:r w:rsidR="00C11D5E" w:rsidRPr="003A330D">
        <w:rPr>
          <w:rStyle w:val="Rfrencelgre"/>
          <w:rFonts w:asciiTheme="minorHAnsi" w:eastAsiaTheme="minorHAnsi" w:hAnsiTheme="minorHAnsi" w:cstheme="minorBidi"/>
          <w:kern w:val="2"/>
          <w:sz w:val="22"/>
          <w:szCs w:val="18"/>
          <w:lang w:val="en-AU" w:eastAsia="en-US"/>
          <w14:ligatures w14:val="standardContextual"/>
        </w:rPr>
        <w:t xml:space="preserve"> measured at 09:00 on the A</w:t>
      </w:r>
      <w:r w:rsidR="00E4672A" w:rsidRPr="003A330D">
        <w:rPr>
          <w:rStyle w:val="Rfrencelgre"/>
          <w:rFonts w:asciiTheme="minorHAnsi" w:eastAsiaTheme="minorHAnsi" w:hAnsiTheme="minorHAnsi" w:cstheme="minorBidi"/>
          <w:kern w:val="2"/>
          <w:sz w:val="22"/>
          <w:szCs w:val="18"/>
          <w:lang w:val="en-AU" w:eastAsia="en-US"/>
          <w14:ligatures w14:val="standardContextual"/>
        </w:rPr>
        <w:t>t</w:t>
      </w:r>
      <w:r w:rsidR="00C11D5E" w:rsidRPr="003A330D">
        <w:rPr>
          <w:rStyle w:val="Rfrencelgre"/>
          <w:rFonts w:asciiTheme="minorHAnsi" w:eastAsiaTheme="minorHAnsi" w:hAnsiTheme="minorHAnsi" w:cstheme="minorBidi"/>
          <w:kern w:val="2"/>
          <w:sz w:val="22"/>
          <w:szCs w:val="18"/>
          <w:lang w:val="en-AU" w:eastAsia="en-US"/>
          <w14:ligatures w14:val="standardContextual"/>
        </w:rPr>
        <w:t xml:space="preserve">tribution </w:t>
      </w:r>
      <w:r w:rsidR="00E712E6">
        <w:rPr>
          <w:rStyle w:val="Rfrencelgre"/>
          <w:rFonts w:asciiTheme="minorHAnsi" w:eastAsiaTheme="minorHAnsi" w:hAnsiTheme="minorHAnsi" w:cstheme="minorBidi"/>
          <w:kern w:val="2"/>
          <w:sz w:val="22"/>
          <w:szCs w:val="18"/>
          <w:lang w:val="en-AU" w:eastAsia="en-US"/>
          <w14:ligatures w14:val="standardContextual"/>
        </w:rPr>
        <w:t>d</w:t>
      </w:r>
      <w:r w:rsidR="00C11D5E" w:rsidRPr="003A330D">
        <w:rPr>
          <w:rStyle w:val="Rfrencelgre"/>
          <w:rFonts w:asciiTheme="minorHAnsi" w:eastAsiaTheme="minorHAnsi" w:hAnsiTheme="minorHAnsi" w:cstheme="minorBidi"/>
          <w:kern w:val="2"/>
          <w:sz w:val="22"/>
          <w:szCs w:val="18"/>
          <w:lang w:val="en-AU" w:eastAsia="en-US"/>
          <w14:ligatures w14:val="standardContextual"/>
        </w:rPr>
        <w:t xml:space="preserve">ay </w:t>
      </w:r>
      <w:r w:rsidR="00E4672A" w:rsidRPr="003A330D">
        <w:rPr>
          <w:rStyle w:val="Rfrencelgre"/>
          <w:rFonts w:asciiTheme="minorHAnsi" w:eastAsiaTheme="minorHAnsi" w:hAnsiTheme="minorHAnsi" w:cstheme="minorBidi"/>
          <w:kern w:val="2"/>
          <w:sz w:val="22"/>
          <w:szCs w:val="18"/>
          <w:lang w:val="en-AU" w:eastAsia="en-US"/>
          <w14:ligatures w14:val="standardContextual"/>
        </w:rPr>
        <w:t>consists of the</w:t>
      </w:r>
      <w:r w:rsidR="004470C2" w:rsidRPr="003A330D">
        <w:rPr>
          <w:rStyle w:val="Rfrencelgre"/>
          <w:rFonts w:asciiTheme="minorHAnsi" w:eastAsiaTheme="minorHAnsi" w:hAnsiTheme="minorHAnsi" w:cstheme="minorBidi"/>
          <w:kern w:val="2"/>
          <w:sz w:val="22"/>
          <w:szCs w:val="18"/>
          <w:lang w:val="en-AU" w:eastAsia="en-US"/>
          <w14:ligatures w14:val="standardContextual"/>
        </w:rPr>
        <w:t xml:space="preserve"> cumulative total </w:t>
      </w:r>
      <w:r w:rsidR="008A12EC" w:rsidRPr="003A330D">
        <w:rPr>
          <w:rStyle w:val="Rfrencelgre"/>
          <w:rFonts w:asciiTheme="minorHAnsi" w:eastAsiaTheme="minorHAnsi" w:hAnsiTheme="minorHAnsi" w:cstheme="minorBidi"/>
          <w:kern w:val="2"/>
          <w:sz w:val="22"/>
          <w:szCs w:val="18"/>
          <w:lang w:val="en-AU" w:eastAsia="en-US"/>
          <w14:ligatures w14:val="standardContextual"/>
        </w:rPr>
        <w:t>over the</w:t>
      </w:r>
      <w:r w:rsidR="00E4672A" w:rsidRPr="003A330D">
        <w:rPr>
          <w:rStyle w:val="Rfrencelgre"/>
          <w:rFonts w:asciiTheme="minorHAnsi" w:eastAsiaTheme="minorHAnsi" w:hAnsiTheme="minorHAnsi" w:cstheme="minorBidi"/>
          <w:kern w:val="2"/>
          <w:sz w:val="22"/>
          <w:szCs w:val="18"/>
          <w:lang w:val="en-AU" w:eastAsia="en-US"/>
          <w14:ligatures w14:val="standardContextual"/>
        </w:rPr>
        <w:t xml:space="preserve"> period extending from </w:t>
      </w:r>
      <w:r w:rsidR="004470C2" w:rsidRPr="003A330D">
        <w:rPr>
          <w:rStyle w:val="Rfrencelgre"/>
          <w:rFonts w:asciiTheme="minorHAnsi" w:eastAsiaTheme="minorHAnsi" w:hAnsiTheme="minorHAnsi" w:cstheme="minorBidi"/>
          <w:kern w:val="2"/>
          <w:sz w:val="22"/>
          <w:szCs w:val="18"/>
          <w:lang w:val="en-AU" w:eastAsia="en-US"/>
          <w14:ligatures w14:val="standardContextual"/>
        </w:rPr>
        <w:t>09:01 on Day D-1 to 09:00 on Day D.</w:t>
      </w:r>
    </w:p>
    <w:p w14:paraId="377AD2CC" w14:textId="00664130" w:rsidR="004A725B" w:rsidRDefault="004A725B" w:rsidP="004A725B">
      <w:pPr>
        <w:pStyle w:val="Sansinterligne"/>
        <w:rPr>
          <w:lang w:val="en-US"/>
        </w:rPr>
      </w:pPr>
      <w:r>
        <w:rPr>
          <w:lang w:val="en-US"/>
        </w:rPr>
        <w:t xml:space="preserve">Another example, when the </w:t>
      </w:r>
      <w:r w:rsidR="00E712E6">
        <w:rPr>
          <w:lang w:val="en-US"/>
        </w:rPr>
        <w:t>C</w:t>
      </w:r>
      <w:r>
        <w:rPr>
          <w:lang w:val="en-US"/>
        </w:rPr>
        <w:t xml:space="preserve">limatological day for a station extends after the Attribution </w:t>
      </w:r>
      <w:r w:rsidR="00E712E6">
        <w:rPr>
          <w:lang w:val="en-US"/>
        </w:rPr>
        <w:t>d</w:t>
      </w:r>
      <w:r>
        <w:rPr>
          <w:lang w:val="en-US"/>
        </w:rPr>
        <w:t xml:space="preserve">ay (D+1). That is the case for example for the Toulouse </w:t>
      </w:r>
      <w:proofErr w:type="spellStart"/>
      <w:r>
        <w:rPr>
          <w:lang w:val="en-US"/>
        </w:rPr>
        <w:t>Blagnac</w:t>
      </w:r>
      <w:proofErr w:type="spellEnd"/>
      <w:r>
        <w:rPr>
          <w:lang w:val="en-US"/>
        </w:rPr>
        <w:t xml:space="preserve"> station (France) for the Maximum Daily Temperature. The Climatological </w:t>
      </w:r>
      <w:r w:rsidR="00E712E6">
        <w:rPr>
          <w:lang w:val="en-US"/>
        </w:rPr>
        <w:t>d</w:t>
      </w:r>
      <w:r>
        <w:rPr>
          <w:lang w:val="en-US"/>
        </w:rPr>
        <w:t xml:space="preserve">ay here for the Maximum Temperature is defined as 06:01 LMTZ day D to 06:00 LMTZ day D+1 with the Attribution </w:t>
      </w:r>
      <w:r w:rsidR="00E712E6">
        <w:rPr>
          <w:lang w:val="en-US"/>
        </w:rPr>
        <w:t>d</w:t>
      </w:r>
      <w:r>
        <w:rPr>
          <w:lang w:val="en-US"/>
        </w:rPr>
        <w:t xml:space="preserve">ay being D as illustrated by the </w:t>
      </w:r>
      <w:r w:rsidR="00BD22D1">
        <w:rPr>
          <w:lang w:val="en-US"/>
        </w:rPr>
        <w:t>Figure-4</w:t>
      </w:r>
      <w:r>
        <w:rPr>
          <w:lang w:val="en-US"/>
        </w:rPr>
        <w:t xml:space="preserve"> below:</w:t>
      </w:r>
    </w:p>
    <w:p w14:paraId="7DF5B3C6" w14:textId="77777777" w:rsidR="004A725B" w:rsidRDefault="004A725B" w:rsidP="004A725B">
      <w:pPr>
        <w:pStyle w:val="Sansinterligne"/>
        <w:rPr>
          <w:lang w:val="en-US"/>
        </w:rPr>
      </w:pPr>
    </w:p>
    <w:p w14:paraId="2467D0EA" w14:textId="77777777" w:rsidR="004A725B" w:rsidRDefault="004A725B" w:rsidP="004A725B">
      <w:pPr>
        <w:pStyle w:val="Sansinterligne"/>
        <w:rPr>
          <w:lang w:val="en-US"/>
        </w:rPr>
      </w:pPr>
    </w:p>
    <w:p w14:paraId="3DC66B56" w14:textId="77777777" w:rsidR="004A725B" w:rsidRPr="009A60AA" w:rsidRDefault="004A725B" w:rsidP="004A725B">
      <w:pPr>
        <w:pStyle w:val="Sansinterligne"/>
        <w:rPr>
          <w:lang w:val="en-US"/>
        </w:rPr>
      </w:pPr>
      <w:r>
        <w:rPr>
          <w:noProof/>
        </w:rPr>
        <w:drawing>
          <wp:inline distT="0" distB="0" distL="0" distR="0" wp14:anchorId="602CD2AD" wp14:editId="329B2212">
            <wp:extent cx="6645910" cy="1524660"/>
            <wp:effectExtent l="0" t="0" r="254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1524660"/>
                    </a:xfrm>
                    <a:prstGeom prst="rect">
                      <a:avLst/>
                    </a:prstGeom>
                    <a:noFill/>
                    <a:ln>
                      <a:noFill/>
                    </a:ln>
                  </pic:spPr>
                </pic:pic>
              </a:graphicData>
            </a:graphic>
          </wp:inline>
        </w:drawing>
      </w:r>
    </w:p>
    <w:tbl>
      <w:tblPr>
        <w:tblW w:w="3812" w:type="dxa"/>
        <w:shd w:val="clear" w:color="auto" w:fill="FFFFFF"/>
        <w:tblCellMar>
          <w:top w:w="15" w:type="dxa"/>
          <w:left w:w="15" w:type="dxa"/>
          <w:bottom w:w="15" w:type="dxa"/>
          <w:right w:w="15" w:type="dxa"/>
        </w:tblCellMar>
        <w:tblLook w:val="04A0" w:firstRow="1" w:lastRow="0" w:firstColumn="1" w:lastColumn="0" w:noHBand="0" w:noVBand="1"/>
      </w:tblPr>
      <w:tblGrid>
        <w:gridCol w:w="3812"/>
      </w:tblGrid>
      <w:tr w:rsidR="004A725B" w:rsidRPr="009A60AA" w14:paraId="195496E3" w14:textId="77777777" w:rsidTr="000D435C">
        <w:trPr>
          <w:tblHeader/>
        </w:trPr>
        <w:tc>
          <w:tcPr>
            <w:tcW w:w="0" w:type="auto"/>
            <w:shd w:val="clear" w:color="auto" w:fill="FFFFFF"/>
            <w:vAlign w:val="center"/>
            <w:hideMark/>
          </w:tcPr>
          <w:p w14:paraId="0010A347" w14:textId="77777777" w:rsidR="004A725B" w:rsidRPr="009A60AA" w:rsidRDefault="004A725B" w:rsidP="000D435C">
            <w:pPr>
              <w:spacing w:after="0" w:line="240" w:lineRule="auto"/>
              <w:jc w:val="left"/>
              <w:rPr>
                <w:rFonts w:ascii="Times New Roman" w:eastAsia="Times New Roman" w:hAnsi="Times New Roman" w:cs="Times New Roman"/>
                <w:kern w:val="0"/>
                <w:sz w:val="24"/>
                <w:szCs w:val="24"/>
                <w:lang w:val="en-US" w:eastAsia="fr-FR"/>
                <w14:ligatures w14:val="none"/>
              </w:rPr>
            </w:pPr>
          </w:p>
        </w:tc>
      </w:tr>
    </w:tbl>
    <w:p w14:paraId="05CD5ED5" w14:textId="7C8D2ECE" w:rsidR="004A725B" w:rsidRPr="003A330D" w:rsidRDefault="00BD22D1" w:rsidP="003A330D">
      <w:pPr>
        <w:pStyle w:val="Lgende"/>
        <w:rPr>
          <w:rStyle w:val="Rfrencelgre"/>
          <w:rFonts w:asciiTheme="minorHAnsi" w:eastAsiaTheme="minorHAnsi" w:hAnsiTheme="minorHAnsi" w:cstheme="minorBidi"/>
          <w:kern w:val="2"/>
          <w:sz w:val="22"/>
          <w:szCs w:val="18"/>
          <w:lang w:val="en-AU" w:eastAsia="en-US"/>
          <w14:ligatures w14:val="standardContextual"/>
        </w:rPr>
      </w:pPr>
      <w:r w:rsidRPr="003A330D">
        <w:rPr>
          <w:rStyle w:val="Rfrencelgre"/>
          <w:rFonts w:asciiTheme="minorHAnsi" w:eastAsiaTheme="minorHAnsi" w:hAnsiTheme="minorHAnsi" w:cstheme="minorBidi"/>
          <w:kern w:val="2"/>
          <w:sz w:val="22"/>
          <w:szCs w:val="18"/>
          <w:lang w:val="en-AU" w:eastAsia="en-US"/>
          <w14:ligatures w14:val="standardContextual"/>
        </w:rPr>
        <w:t>Figure-4</w:t>
      </w:r>
      <w:r w:rsidR="004A725B" w:rsidRPr="003A330D">
        <w:rPr>
          <w:rStyle w:val="Rfrencelgre"/>
          <w:rFonts w:asciiTheme="minorHAnsi" w:eastAsiaTheme="minorHAnsi" w:hAnsiTheme="minorHAnsi" w:cstheme="minorBidi"/>
          <w:kern w:val="2"/>
          <w:sz w:val="22"/>
          <w:szCs w:val="18"/>
          <w:lang w:val="en-AU" w:eastAsia="en-US"/>
          <w14:ligatures w14:val="standardContextual"/>
        </w:rPr>
        <w:t xml:space="preserve"> – Climatological Day for Maximum Temperature at Toulouse </w:t>
      </w:r>
      <w:proofErr w:type="spellStart"/>
      <w:r w:rsidR="004A725B" w:rsidRPr="003A330D">
        <w:rPr>
          <w:rStyle w:val="Rfrencelgre"/>
          <w:rFonts w:asciiTheme="minorHAnsi" w:eastAsiaTheme="minorHAnsi" w:hAnsiTheme="minorHAnsi" w:cstheme="minorBidi"/>
          <w:kern w:val="2"/>
          <w:sz w:val="22"/>
          <w:szCs w:val="18"/>
          <w:lang w:val="en-AU" w:eastAsia="en-US"/>
          <w14:ligatures w14:val="standardContextual"/>
        </w:rPr>
        <w:t>Blagnac</w:t>
      </w:r>
      <w:proofErr w:type="spellEnd"/>
      <w:r w:rsidR="004A725B" w:rsidRPr="003A330D">
        <w:rPr>
          <w:rStyle w:val="Rfrencelgre"/>
          <w:rFonts w:asciiTheme="minorHAnsi" w:eastAsiaTheme="minorHAnsi" w:hAnsiTheme="minorHAnsi" w:cstheme="minorBidi"/>
          <w:kern w:val="2"/>
          <w:sz w:val="22"/>
          <w:szCs w:val="18"/>
          <w:lang w:val="en-AU" w:eastAsia="en-US"/>
          <w14:ligatures w14:val="standardContextual"/>
        </w:rPr>
        <w:t xml:space="preserve"> (WSI = 0-20000-0-07630, France)</w:t>
      </w:r>
    </w:p>
    <w:p w14:paraId="5D2D4FDE" w14:textId="77777777" w:rsidR="004A725B" w:rsidRDefault="004A725B" w:rsidP="004A725B">
      <w:pPr>
        <w:pStyle w:val="Sansinterligne"/>
        <w:rPr>
          <w:lang w:val="en-US"/>
        </w:rPr>
      </w:pPr>
    </w:p>
    <w:p w14:paraId="2E5DD122" w14:textId="179D94B9" w:rsidR="004A725B" w:rsidRDefault="004D13F6" w:rsidP="004A725B">
      <w:pPr>
        <w:pStyle w:val="Sansinterligne"/>
        <w:rPr>
          <w:lang w:val="en-US"/>
        </w:rPr>
      </w:pPr>
      <w:r>
        <w:rPr>
          <w:lang w:val="en-US"/>
        </w:rPr>
        <w:lastRenderedPageBreak/>
        <w:t>Table-12 presents an e</w:t>
      </w:r>
      <w:r w:rsidR="007B0140">
        <w:rPr>
          <w:lang w:val="en-US"/>
        </w:rPr>
        <w:t>xample</w:t>
      </w:r>
      <w:r>
        <w:rPr>
          <w:lang w:val="en-US"/>
        </w:rPr>
        <w:t>,</w:t>
      </w:r>
      <w:r w:rsidR="004A725B">
        <w:rPr>
          <w:lang w:val="en-US"/>
        </w:rPr>
        <w:t xml:space="preserve"> </w:t>
      </w:r>
      <w:r>
        <w:rPr>
          <w:lang w:val="en-US"/>
        </w:rPr>
        <w:t xml:space="preserve">showing </w:t>
      </w:r>
      <w:r w:rsidR="00EA22A7">
        <w:rPr>
          <w:lang w:val="en-US"/>
        </w:rPr>
        <w:t xml:space="preserve">the format </w:t>
      </w:r>
      <w:r w:rsidR="004A725B">
        <w:rPr>
          <w:lang w:val="en-US"/>
        </w:rPr>
        <w:t xml:space="preserve">for </w:t>
      </w:r>
      <w:r>
        <w:rPr>
          <w:lang w:val="en-US"/>
        </w:rPr>
        <w:t xml:space="preserve">all DAYCLI variables for </w:t>
      </w:r>
      <w:r w:rsidR="004A725B">
        <w:rPr>
          <w:lang w:val="en-US"/>
        </w:rPr>
        <w:t xml:space="preserve">the station </w:t>
      </w:r>
      <w:r w:rsidR="007B0140">
        <w:rPr>
          <w:lang w:val="en-US"/>
        </w:rPr>
        <w:t xml:space="preserve">of </w:t>
      </w:r>
      <w:r w:rsidR="007B0140" w:rsidRPr="001300C2">
        <w:rPr>
          <w:b/>
          <w:lang w:val="en-US"/>
        </w:rPr>
        <w:t xml:space="preserve">SAINT </w:t>
      </w:r>
      <w:r w:rsidR="001300C2" w:rsidRPr="001300C2">
        <w:rPr>
          <w:b/>
          <w:lang w:val="en-US"/>
        </w:rPr>
        <w:t>PIERRE</w:t>
      </w:r>
      <w:r w:rsidR="001300C2">
        <w:rPr>
          <w:lang w:val="en-US"/>
        </w:rPr>
        <w:t xml:space="preserve"> (WSI= </w:t>
      </w:r>
      <w:r w:rsidR="001300C2">
        <w:t xml:space="preserve">0-20000-0-71805) </w:t>
      </w:r>
      <w:r>
        <w:t xml:space="preserve">for </w:t>
      </w:r>
      <w:r w:rsidR="001300C2">
        <w:t>the 15 January 2026</w:t>
      </w:r>
      <w:r>
        <w:t>.</w:t>
      </w:r>
    </w:p>
    <w:p w14:paraId="1638AFB8" w14:textId="51EAB5AE" w:rsidR="001300C2" w:rsidRDefault="001300C2">
      <w:pPr>
        <w:jc w:val="left"/>
        <w:rPr>
          <w:lang w:val="en-US" w:eastAsia="fr-FR"/>
        </w:rPr>
      </w:pPr>
    </w:p>
    <w:p w14:paraId="3448BDDC" w14:textId="6C2AD5F6" w:rsidR="00A165C7" w:rsidRDefault="00A165C7">
      <w:pPr>
        <w:jc w:val="left"/>
        <w:rPr>
          <w:lang w:val="en-US" w:eastAsia="fr-FR"/>
        </w:rPr>
      </w:pPr>
      <w:r>
        <w:rPr>
          <w:lang w:val="en-US" w:eastAsia="fr-FR"/>
        </w:rPr>
        <w:t>SAINT PIERRE is 4 hours before UTC.</w:t>
      </w:r>
    </w:p>
    <w:p w14:paraId="0A76BC6D" w14:textId="5E5A9741" w:rsidR="00A165C7" w:rsidRDefault="00A165C7" w:rsidP="005B44F5">
      <w:pPr>
        <w:pStyle w:val="Sansinterligne"/>
        <w:numPr>
          <w:ilvl w:val="0"/>
          <w:numId w:val="11"/>
        </w:numPr>
        <w:rPr>
          <w:lang w:val="en-US" w:eastAsia="fr-FR"/>
        </w:rPr>
      </w:pPr>
      <w:bookmarkStart w:id="62" w:name="_Hlk223014596"/>
      <w:r>
        <w:rPr>
          <w:lang w:val="en-US" w:eastAsia="fr-FR"/>
        </w:rPr>
        <w:t>Total snow depth is observed every day at 08:00 LMTZ</w:t>
      </w:r>
    </w:p>
    <w:p w14:paraId="2666A244" w14:textId="4A6BD87A" w:rsidR="000F7D90" w:rsidRDefault="00A165C7" w:rsidP="005B44F5">
      <w:pPr>
        <w:pStyle w:val="Sansinterligne"/>
        <w:numPr>
          <w:ilvl w:val="0"/>
          <w:numId w:val="11"/>
        </w:numPr>
        <w:rPr>
          <w:lang w:val="en-US" w:eastAsia="fr-FR"/>
        </w:rPr>
      </w:pPr>
      <w:r>
        <w:rPr>
          <w:lang w:val="en-US" w:eastAsia="fr-FR"/>
        </w:rPr>
        <w:t>Accumulated precipitation is from Day D at 08:0</w:t>
      </w:r>
      <w:r w:rsidR="000F7D90">
        <w:rPr>
          <w:lang w:val="en-US" w:eastAsia="fr-FR"/>
        </w:rPr>
        <w:t>1</w:t>
      </w:r>
      <w:r>
        <w:rPr>
          <w:lang w:val="en-US" w:eastAsia="fr-FR"/>
        </w:rPr>
        <w:t xml:space="preserve"> to Day D+1 at</w:t>
      </w:r>
      <w:r w:rsidR="000F7D90">
        <w:rPr>
          <w:lang w:val="en-US" w:eastAsia="fr-FR"/>
        </w:rPr>
        <w:t xml:space="preserve"> 08:00 LMTZ</w:t>
      </w:r>
    </w:p>
    <w:p w14:paraId="4CB2049D" w14:textId="7FCAEEDD" w:rsidR="000F7D90" w:rsidRDefault="000F7D90" w:rsidP="005B44F5">
      <w:pPr>
        <w:pStyle w:val="Sansinterligne"/>
        <w:numPr>
          <w:ilvl w:val="0"/>
          <w:numId w:val="11"/>
        </w:numPr>
        <w:rPr>
          <w:lang w:val="en-US" w:eastAsia="fr-FR"/>
        </w:rPr>
      </w:pPr>
      <w:r>
        <w:rPr>
          <w:lang w:val="en-US" w:eastAsia="fr-FR"/>
        </w:rPr>
        <w:t>Depth of fresh snow is from Day D at 08:01 LMTZ to Day D+1 at 08:00 LMTZ</w:t>
      </w:r>
    </w:p>
    <w:p w14:paraId="261C617D" w14:textId="0E5965FC" w:rsidR="000F7D90" w:rsidRDefault="000F7D90" w:rsidP="005B44F5">
      <w:pPr>
        <w:pStyle w:val="Sansinterligne"/>
        <w:numPr>
          <w:ilvl w:val="0"/>
          <w:numId w:val="11"/>
        </w:numPr>
        <w:rPr>
          <w:lang w:val="en-US" w:eastAsia="fr-FR"/>
        </w:rPr>
      </w:pPr>
      <w:r>
        <w:rPr>
          <w:lang w:val="en-US" w:eastAsia="fr-FR"/>
        </w:rPr>
        <w:t>Maximum temperature is from Day D</w:t>
      </w:r>
      <w:r w:rsidR="00A165C7">
        <w:rPr>
          <w:lang w:val="en-US" w:eastAsia="fr-FR"/>
        </w:rPr>
        <w:t xml:space="preserve"> </w:t>
      </w:r>
      <w:r>
        <w:rPr>
          <w:lang w:val="en-US" w:eastAsia="fr-FR"/>
        </w:rPr>
        <w:t>at 08:01 LMTZ to Day D+1 at 08:00 LMTZ</w:t>
      </w:r>
    </w:p>
    <w:p w14:paraId="54697B5E" w14:textId="490F9F96" w:rsidR="00A165C7" w:rsidRDefault="000F7D90" w:rsidP="005B44F5">
      <w:pPr>
        <w:pStyle w:val="Sansinterligne"/>
        <w:numPr>
          <w:ilvl w:val="0"/>
          <w:numId w:val="11"/>
        </w:numPr>
        <w:rPr>
          <w:lang w:val="en-US" w:eastAsia="fr-FR"/>
        </w:rPr>
      </w:pPr>
      <w:r>
        <w:rPr>
          <w:lang w:val="en-US" w:eastAsia="fr-FR"/>
        </w:rPr>
        <w:t>Minimum temperature is from Day D-1 at 08:01 LMTZ to Day D at 08:00 LMTZ</w:t>
      </w:r>
    </w:p>
    <w:p w14:paraId="776A0F29" w14:textId="05978755" w:rsidR="000F7D90" w:rsidRDefault="000F7D90" w:rsidP="005B44F5">
      <w:pPr>
        <w:pStyle w:val="Sansinterligne"/>
        <w:numPr>
          <w:ilvl w:val="0"/>
          <w:numId w:val="11"/>
        </w:numPr>
        <w:rPr>
          <w:lang w:val="en-US" w:eastAsia="fr-FR"/>
        </w:rPr>
      </w:pPr>
      <w:r>
        <w:rPr>
          <w:lang w:val="en-US" w:eastAsia="fr-FR"/>
        </w:rPr>
        <w:t>Mean temperature is from Day D at 00:01 LMTZ to D D+1 at 00:00 LMTZ</w:t>
      </w:r>
      <w:bookmarkEnd w:id="62"/>
    </w:p>
    <w:p w14:paraId="0C211504" w14:textId="77777777" w:rsidR="00A165C7" w:rsidRDefault="00A165C7">
      <w:pPr>
        <w:jc w:val="left"/>
        <w:rPr>
          <w:lang w:val="en-US" w:eastAsia="fr-FR"/>
        </w:rPr>
      </w:pPr>
    </w:p>
    <w:tbl>
      <w:tblPr>
        <w:tblStyle w:val="Tramemoyenne2-Accent5"/>
        <w:tblW w:w="375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60" w:firstRow="1" w:lastRow="1" w:firstColumn="0" w:lastColumn="0" w:noHBand="1" w:noVBand="1"/>
      </w:tblPr>
      <w:tblGrid>
        <w:gridCol w:w="2614"/>
        <w:gridCol w:w="2613"/>
        <w:gridCol w:w="2615"/>
      </w:tblGrid>
      <w:tr w:rsidR="001300C2" w14:paraId="5571D7FD" w14:textId="77777777" w:rsidTr="005F7B02">
        <w:trPr>
          <w:cnfStyle w:val="100000000000" w:firstRow="1" w:lastRow="0" w:firstColumn="0" w:lastColumn="0" w:oddVBand="0" w:evenVBand="0" w:oddHBand="0" w:evenHBand="0" w:firstRowFirstColumn="0" w:firstRowLastColumn="0" w:lastRowFirstColumn="0" w:lastRowLastColumn="0"/>
          <w:tblHeader/>
        </w:trPr>
        <w:tc>
          <w:tcPr>
            <w:tcW w:w="1667" w:type="pct"/>
            <w:tcBorders>
              <w:top w:val="none" w:sz="0" w:space="0" w:color="auto"/>
              <w:left w:val="none" w:sz="0" w:space="0" w:color="auto"/>
              <w:bottom w:val="single" w:sz="4" w:space="0" w:color="E7E6E6" w:themeColor="background2"/>
              <w:right w:val="none" w:sz="0" w:space="0" w:color="auto"/>
            </w:tcBorders>
            <w:noWrap/>
          </w:tcPr>
          <w:p w14:paraId="17B9DE6B" w14:textId="77E9F596" w:rsidR="001300C2" w:rsidRDefault="007D1EE8" w:rsidP="000D435C">
            <w:pPr>
              <w:jc w:val="left"/>
            </w:pPr>
            <w:r>
              <w:t xml:space="preserve">BUFR </w:t>
            </w:r>
            <w:r w:rsidR="001300C2">
              <w:t>Table Reference</w:t>
            </w:r>
            <w:r w:rsidR="001300C2">
              <w:br/>
              <w:t>F X Y</w:t>
            </w:r>
          </w:p>
        </w:tc>
        <w:tc>
          <w:tcPr>
            <w:tcW w:w="1666" w:type="pct"/>
            <w:tcBorders>
              <w:top w:val="none" w:sz="0" w:space="0" w:color="auto"/>
              <w:left w:val="none" w:sz="0" w:space="0" w:color="auto"/>
              <w:bottom w:val="single" w:sz="4" w:space="0" w:color="E7E6E6" w:themeColor="background2"/>
              <w:right w:val="none" w:sz="0" w:space="0" w:color="auto"/>
            </w:tcBorders>
          </w:tcPr>
          <w:p w14:paraId="509667AB" w14:textId="77777777" w:rsidR="001300C2" w:rsidRDefault="001300C2" w:rsidP="000D435C">
            <w:pPr>
              <w:jc w:val="left"/>
            </w:pPr>
            <w:proofErr w:type="spellStart"/>
            <w:r>
              <w:t>Element</w:t>
            </w:r>
            <w:proofErr w:type="spellEnd"/>
            <w:r>
              <w:t xml:space="preserve"> Name</w:t>
            </w:r>
          </w:p>
        </w:tc>
        <w:tc>
          <w:tcPr>
            <w:tcW w:w="1667" w:type="pct"/>
            <w:tcBorders>
              <w:top w:val="none" w:sz="0" w:space="0" w:color="auto"/>
              <w:left w:val="none" w:sz="0" w:space="0" w:color="auto"/>
              <w:bottom w:val="single" w:sz="4" w:space="0" w:color="E7E6E6" w:themeColor="background2"/>
              <w:right w:val="none" w:sz="0" w:space="0" w:color="auto"/>
            </w:tcBorders>
          </w:tcPr>
          <w:p w14:paraId="3513D8D3" w14:textId="77777777" w:rsidR="001300C2" w:rsidRPr="008A7FD6" w:rsidRDefault="001300C2" w:rsidP="000D435C">
            <w:pPr>
              <w:jc w:val="left"/>
              <w:rPr>
                <w:lang w:val="en-US"/>
              </w:rPr>
            </w:pPr>
            <w:r>
              <w:rPr>
                <w:lang w:val="en-US"/>
              </w:rPr>
              <w:t>Value</w:t>
            </w:r>
            <w:r w:rsidRPr="008A7FD6">
              <w:rPr>
                <w:lang w:val="en-US"/>
              </w:rPr>
              <w:t xml:space="preserve"> </w:t>
            </w:r>
            <w:r>
              <w:rPr>
                <w:lang w:val="en-US"/>
              </w:rPr>
              <w:t xml:space="preserve">and / or </w:t>
            </w:r>
            <w:r w:rsidRPr="008A7FD6">
              <w:rPr>
                <w:lang w:val="en-US"/>
              </w:rPr>
              <w:t xml:space="preserve">Element Description </w:t>
            </w:r>
          </w:p>
        </w:tc>
      </w:tr>
      <w:tr w:rsidR="001300C2" w14:paraId="61693DE7" w14:textId="77777777" w:rsidTr="000F7D90">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noWrap/>
          </w:tcPr>
          <w:p w14:paraId="0B77EDBD" w14:textId="77777777" w:rsidR="001300C2" w:rsidRDefault="001300C2" w:rsidP="000D435C">
            <w:pPr>
              <w:jc w:val="left"/>
            </w:pPr>
            <w:r>
              <w:t>0 08 028</w:t>
            </w:r>
          </w:p>
        </w:tc>
        <w:tc>
          <w:tcPr>
            <w:tcW w:w="1666"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12E8238F" w14:textId="77777777" w:rsidR="001300C2" w:rsidRPr="0097165F" w:rsidRDefault="001300C2" w:rsidP="000D435C">
            <w:pPr>
              <w:jc w:val="left"/>
              <w:rPr>
                <w:lang w:val="en-US"/>
              </w:rPr>
            </w:pPr>
            <w:r>
              <w:rPr>
                <w:lang w:val="en-US"/>
              </w:rPr>
              <w:t>extended time significance</w:t>
            </w:r>
          </w:p>
        </w:tc>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6EA8EBC1" w14:textId="6DDF71F3" w:rsidR="001300C2" w:rsidRPr="008F1400" w:rsidRDefault="001300C2" w:rsidP="000D435C">
            <w:pPr>
              <w:jc w:val="left"/>
              <w:rPr>
                <w:lang w:val="en-US"/>
              </w:rPr>
            </w:pPr>
            <w:r w:rsidRPr="00A165C7">
              <w:rPr>
                <w:rFonts w:ascii="Courier New" w:eastAsia="Times New Roman" w:hAnsi="Courier New" w:cs="Courier New"/>
                <w:b/>
                <w:lang w:val="en-US"/>
              </w:rPr>
              <w:t>40</w:t>
            </w:r>
            <w:r w:rsidRPr="008F1400">
              <w:rPr>
                <w:rFonts w:ascii="Courier New" w:eastAsia="Times New Roman" w:hAnsi="Courier New" w:cs="Courier New"/>
                <w:lang w:val="en-US"/>
              </w:rPr>
              <w:t xml:space="preserve"> #Set</w:t>
            </w:r>
            <w:r>
              <w:rPr>
                <w:rFonts w:ascii="Courier New" w:eastAsia="Times New Roman" w:hAnsi="Courier New" w:cs="Courier New"/>
                <w:lang w:val="en-US"/>
              </w:rPr>
              <w:t xml:space="preserve"> the next year-month-day to be the</w:t>
            </w:r>
            <w:r w:rsidRPr="008F1400">
              <w:rPr>
                <w:rFonts w:ascii="Courier New" w:eastAsia="Times New Roman" w:hAnsi="Courier New" w:cs="Courier New"/>
                <w:lang w:val="en-US"/>
              </w:rPr>
              <w:t xml:space="preserve"> </w:t>
            </w:r>
            <w:r w:rsidRPr="000627CE">
              <w:rPr>
                <w:rFonts w:ascii="Courier New" w:eastAsia="Times New Roman" w:hAnsi="Courier New" w:cs="Courier New"/>
                <w:bCs/>
                <w:lang w:val="en-US"/>
              </w:rPr>
              <w:t>A</w:t>
            </w:r>
            <w:r w:rsidRPr="008F1400">
              <w:rPr>
                <w:rFonts w:ascii="Courier New" w:eastAsia="Times New Roman" w:hAnsi="Courier New" w:cs="Courier New"/>
                <w:bCs/>
                <w:lang w:val="en-US"/>
              </w:rPr>
              <w:t xml:space="preserve">ttribution </w:t>
            </w:r>
            <w:r w:rsidR="00E712E6">
              <w:rPr>
                <w:rFonts w:ascii="Courier New" w:eastAsia="Times New Roman" w:hAnsi="Courier New" w:cs="Courier New"/>
                <w:bCs/>
                <w:lang w:val="en-US"/>
              </w:rPr>
              <w:t>d</w:t>
            </w:r>
            <w:r w:rsidRPr="008F1400">
              <w:rPr>
                <w:rFonts w:ascii="Courier New" w:eastAsia="Times New Roman" w:hAnsi="Courier New" w:cs="Courier New"/>
                <w:bCs/>
                <w:lang w:val="en-US"/>
              </w:rPr>
              <w:t>a</w:t>
            </w:r>
            <w:r w:rsidR="000E282E">
              <w:rPr>
                <w:rFonts w:ascii="Courier New" w:eastAsia="Times New Roman" w:hAnsi="Courier New" w:cs="Courier New"/>
                <w:bCs/>
                <w:lang w:val="en-US"/>
              </w:rPr>
              <w:t>y</w:t>
            </w:r>
            <w:r w:rsidRPr="000627CE">
              <w:rPr>
                <w:rFonts w:ascii="Courier New" w:eastAsia="Times New Roman" w:hAnsi="Courier New" w:cs="Courier New"/>
                <w:bCs/>
                <w:lang w:val="en-US"/>
              </w:rPr>
              <w:t xml:space="preserve"> </w:t>
            </w:r>
            <w:r>
              <w:rPr>
                <w:rFonts w:ascii="Courier New" w:eastAsia="Times New Roman" w:hAnsi="Courier New" w:cs="Courier New"/>
                <w:bCs/>
                <w:lang w:val="en-US"/>
              </w:rPr>
              <w:t>i</w:t>
            </w:r>
            <w:r w:rsidRPr="008F1400">
              <w:rPr>
                <w:rFonts w:ascii="Courier New" w:eastAsia="Times New Roman" w:hAnsi="Courier New" w:cs="Courier New"/>
                <w:bCs/>
                <w:lang w:val="en-US"/>
              </w:rPr>
              <w:t>n Local Meteorological Time Zone</w:t>
            </w:r>
            <w:r w:rsidRPr="000627CE">
              <w:rPr>
                <w:rFonts w:ascii="Courier New" w:eastAsia="Times New Roman" w:hAnsi="Courier New" w:cs="Courier New"/>
                <w:bCs/>
                <w:lang w:val="en-US"/>
              </w:rPr>
              <w:t xml:space="preserve"> </w:t>
            </w:r>
            <w:r w:rsidRPr="008F1400">
              <w:rPr>
                <w:rFonts w:ascii="Courier New" w:eastAsia="Times New Roman" w:hAnsi="Courier New" w:cs="Courier New"/>
                <w:bCs/>
                <w:lang w:val="en-US"/>
              </w:rPr>
              <w:t>(LMTZ)</w:t>
            </w:r>
          </w:p>
        </w:tc>
      </w:tr>
      <w:tr w:rsidR="001300C2" w14:paraId="0CC1CBC8" w14:textId="77777777" w:rsidTr="000F7D90">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noWrap/>
          </w:tcPr>
          <w:p w14:paraId="1D78AB40" w14:textId="77777777" w:rsidR="001300C2" w:rsidRDefault="001300C2" w:rsidP="000D435C">
            <w:pPr>
              <w:jc w:val="left"/>
            </w:pPr>
            <w:r>
              <w:t>3 01 011</w:t>
            </w:r>
          </w:p>
        </w:tc>
        <w:tc>
          <w:tcPr>
            <w:tcW w:w="1666"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394E720B" w14:textId="77777777" w:rsidR="001300C2" w:rsidRDefault="001300C2" w:rsidP="000D435C">
            <w:pPr>
              <w:jc w:val="left"/>
              <w:rPr>
                <w:lang w:val="en-US"/>
              </w:rPr>
            </w:pPr>
            <w:r>
              <w:rPr>
                <w:lang w:val="en-US"/>
              </w:rPr>
              <w:t>year-month-day</w:t>
            </w:r>
          </w:p>
        </w:tc>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1179E7E4" w14:textId="5C3B4359" w:rsidR="001300C2" w:rsidRDefault="001300C2" w:rsidP="000D435C">
            <w:pPr>
              <w:jc w:val="left"/>
              <w:rPr>
                <w:rFonts w:ascii="Courier New" w:eastAsia="Times New Roman" w:hAnsi="Courier New" w:cs="Courier New"/>
                <w:lang w:val="en-US"/>
              </w:rPr>
            </w:pPr>
            <w:r w:rsidRPr="00A165C7">
              <w:rPr>
                <w:rFonts w:ascii="Courier New" w:eastAsia="Times New Roman" w:hAnsi="Courier New" w:cs="Courier New"/>
                <w:b/>
                <w:lang w:val="en-US"/>
              </w:rPr>
              <w:t>20260115</w:t>
            </w:r>
            <w:r>
              <w:rPr>
                <w:rFonts w:ascii="Courier New" w:eastAsia="Times New Roman" w:hAnsi="Courier New" w:cs="Courier New"/>
                <w:lang w:val="en-US"/>
              </w:rPr>
              <w:t xml:space="preserve"> #The </w:t>
            </w:r>
            <w:r w:rsidR="00741874">
              <w:rPr>
                <w:rFonts w:ascii="Courier New" w:eastAsia="Times New Roman" w:hAnsi="Courier New" w:cs="Courier New"/>
                <w:lang w:val="en-US"/>
              </w:rPr>
              <w:t>Attribution day</w:t>
            </w:r>
            <w:r>
              <w:rPr>
                <w:rFonts w:ascii="Courier New" w:eastAsia="Times New Roman" w:hAnsi="Courier New" w:cs="Courier New"/>
                <w:lang w:val="en-US"/>
              </w:rPr>
              <w:t xml:space="preserve"> is here set to the 15 January 2026</w:t>
            </w:r>
          </w:p>
        </w:tc>
      </w:tr>
      <w:tr w:rsidR="001300C2" w14:paraId="7E03E38E" w14:textId="77777777" w:rsidTr="000F7D90">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noWrap/>
          </w:tcPr>
          <w:p w14:paraId="01B362BF" w14:textId="77777777" w:rsidR="001300C2" w:rsidRDefault="001300C2" w:rsidP="000D435C">
            <w:pPr>
              <w:jc w:val="left"/>
            </w:pPr>
            <w:r>
              <w:t>0 08 025</w:t>
            </w:r>
          </w:p>
        </w:tc>
        <w:tc>
          <w:tcPr>
            <w:tcW w:w="1666"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59DFD782" w14:textId="77777777" w:rsidR="001300C2" w:rsidRDefault="001300C2" w:rsidP="000D435C">
            <w:pPr>
              <w:jc w:val="left"/>
              <w:rPr>
                <w:lang w:val="en-US"/>
              </w:rPr>
            </w:pPr>
            <w:r>
              <w:rPr>
                <w:lang w:val="en-US"/>
              </w:rPr>
              <w:t>time difference qualifier</w:t>
            </w:r>
          </w:p>
        </w:tc>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7B5B70D0" w14:textId="77777777" w:rsidR="001300C2" w:rsidRDefault="001300C2" w:rsidP="000D435C">
            <w:pPr>
              <w:jc w:val="left"/>
              <w:rPr>
                <w:rFonts w:ascii="Courier New" w:eastAsia="Times New Roman" w:hAnsi="Courier New" w:cs="Courier New"/>
                <w:lang w:val="en-US"/>
              </w:rPr>
            </w:pPr>
            <w:r w:rsidRPr="00A165C7">
              <w:rPr>
                <w:rFonts w:ascii="Courier New" w:eastAsia="Times New Roman" w:hAnsi="Courier New" w:cs="Courier New"/>
                <w:b/>
                <w:lang w:val="en-US"/>
              </w:rPr>
              <w:t>3</w:t>
            </w:r>
            <w:r>
              <w:rPr>
                <w:rFonts w:ascii="Courier New" w:eastAsia="Times New Roman" w:hAnsi="Courier New" w:cs="Courier New"/>
                <w:lang w:val="en-US"/>
              </w:rPr>
              <w:t xml:space="preserve"> # Set the next time value to be the difference between LMTZ and UTC</w:t>
            </w:r>
          </w:p>
        </w:tc>
      </w:tr>
      <w:tr w:rsidR="001300C2" w14:paraId="6C53AE0D" w14:textId="77777777" w:rsidTr="000F7D90">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noWrap/>
          </w:tcPr>
          <w:p w14:paraId="763DB27F" w14:textId="77777777" w:rsidR="001300C2" w:rsidRDefault="001300C2" w:rsidP="000D435C">
            <w:pPr>
              <w:jc w:val="left"/>
            </w:pPr>
            <w:r>
              <w:t>0 26 003</w:t>
            </w:r>
          </w:p>
        </w:tc>
        <w:tc>
          <w:tcPr>
            <w:tcW w:w="1666"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37F5B257" w14:textId="77777777" w:rsidR="001300C2" w:rsidRDefault="001300C2" w:rsidP="000D435C">
            <w:pPr>
              <w:jc w:val="left"/>
              <w:rPr>
                <w:lang w:val="en-US"/>
              </w:rPr>
            </w:pPr>
            <w:r>
              <w:rPr>
                <w:lang w:val="en-US"/>
              </w:rPr>
              <w:t>(time difference in minutes)</w:t>
            </w:r>
          </w:p>
        </w:tc>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67C7855A" w14:textId="73E931FC" w:rsidR="001300C2" w:rsidRDefault="00A165C7" w:rsidP="000D435C">
            <w:pPr>
              <w:jc w:val="left"/>
              <w:rPr>
                <w:rFonts w:ascii="Courier New" w:eastAsia="Times New Roman" w:hAnsi="Courier New" w:cs="Courier New"/>
                <w:lang w:val="en-US"/>
              </w:rPr>
            </w:pPr>
            <w:r w:rsidRPr="00A165C7">
              <w:rPr>
                <w:rFonts w:ascii="Courier New" w:eastAsia="Times New Roman" w:hAnsi="Courier New" w:cs="Courier New"/>
                <w:b/>
                <w:lang w:val="en-US"/>
              </w:rPr>
              <w:t>-240</w:t>
            </w:r>
            <w:r w:rsidR="001300C2">
              <w:rPr>
                <w:rFonts w:ascii="Courier New" w:eastAsia="Times New Roman" w:hAnsi="Courier New" w:cs="Courier New"/>
                <w:lang w:val="en-US"/>
              </w:rPr>
              <w:t xml:space="preserve"> #Difference between UTC at London Weather Centre is </w:t>
            </w:r>
            <w:r>
              <w:rPr>
                <w:rFonts w:ascii="Courier New" w:eastAsia="Times New Roman" w:hAnsi="Courier New" w:cs="Courier New"/>
                <w:lang w:val="en-US"/>
              </w:rPr>
              <w:t>-240</w:t>
            </w:r>
            <w:r w:rsidR="001300C2">
              <w:rPr>
                <w:rFonts w:ascii="Courier New" w:eastAsia="Times New Roman" w:hAnsi="Courier New" w:cs="Courier New"/>
                <w:lang w:val="en-US"/>
              </w:rPr>
              <w:t xml:space="preserve"> minute</w:t>
            </w:r>
            <w:r>
              <w:rPr>
                <w:rFonts w:ascii="Courier New" w:eastAsia="Times New Roman" w:hAnsi="Courier New" w:cs="Courier New"/>
                <w:lang w:val="en-US"/>
              </w:rPr>
              <w:t>s</w:t>
            </w:r>
            <w:r w:rsidR="001300C2">
              <w:rPr>
                <w:rFonts w:ascii="Courier New" w:eastAsia="Times New Roman" w:hAnsi="Courier New" w:cs="Courier New"/>
                <w:lang w:val="en-US"/>
              </w:rPr>
              <w:t xml:space="preserve"> i.e. </w:t>
            </w:r>
            <w:r>
              <w:rPr>
                <w:rFonts w:ascii="Courier New" w:eastAsia="Times New Roman" w:hAnsi="Courier New" w:cs="Courier New"/>
                <w:lang w:val="en-US"/>
              </w:rPr>
              <w:t xml:space="preserve">-4 </w:t>
            </w:r>
            <w:r w:rsidR="001300C2">
              <w:rPr>
                <w:rFonts w:ascii="Courier New" w:eastAsia="Times New Roman" w:hAnsi="Courier New" w:cs="Courier New"/>
                <w:lang w:val="en-US"/>
              </w:rPr>
              <w:t>hours</w:t>
            </w:r>
          </w:p>
        </w:tc>
      </w:tr>
      <w:tr w:rsidR="00697E0A" w14:paraId="71ABA515" w14:textId="77777777" w:rsidTr="000D435C">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noWrap/>
          </w:tcPr>
          <w:p w14:paraId="5DAFF996" w14:textId="77777777" w:rsidR="00697E0A" w:rsidRDefault="00697E0A" w:rsidP="000D435C">
            <w:pPr>
              <w:jc w:val="left"/>
            </w:pPr>
            <w:r>
              <w:t>0 08 028</w:t>
            </w:r>
          </w:p>
        </w:tc>
        <w:tc>
          <w:tcPr>
            <w:tcW w:w="1666"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4306CF2D" w14:textId="77777777" w:rsidR="00697E0A" w:rsidRPr="0097165F" w:rsidRDefault="00697E0A" w:rsidP="000D435C">
            <w:pPr>
              <w:jc w:val="left"/>
              <w:rPr>
                <w:lang w:val="en-US"/>
              </w:rPr>
            </w:pPr>
            <w:r>
              <w:rPr>
                <w:lang w:val="en-US"/>
              </w:rPr>
              <w:t>extended time significance</w:t>
            </w:r>
          </w:p>
        </w:tc>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7746C976" w14:textId="77777777" w:rsidR="00697E0A" w:rsidRPr="008F1400" w:rsidRDefault="00697E0A" w:rsidP="000D435C">
            <w:pPr>
              <w:jc w:val="left"/>
              <w:rPr>
                <w:lang w:val="en-US"/>
              </w:rPr>
            </w:pPr>
            <w:r w:rsidRPr="000F7D90">
              <w:rPr>
                <w:rFonts w:ascii="Courier New" w:eastAsia="Times New Roman" w:hAnsi="Courier New" w:cs="Courier New"/>
                <w:b/>
                <w:lang w:val="en-US"/>
              </w:rPr>
              <w:t>42</w:t>
            </w:r>
            <w:r w:rsidRPr="008F1400">
              <w:rPr>
                <w:rFonts w:ascii="Courier New" w:eastAsia="Times New Roman" w:hAnsi="Courier New" w:cs="Courier New"/>
                <w:lang w:val="en-US"/>
              </w:rPr>
              <w:t xml:space="preserve"> #Set</w:t>
            </w:r>
            <w:r>
              <w:rPr>
                <w:rFonts w:ascii="Courier New" w:eastAsia="Times New Roman" w:hAnsi="Courier New" w:cs="Courier New"/>
                <w:lang w:val="en-US"/>
              </w:rPr>
              <w:t xml:space="preserve"> the next year-month-day to be the</w:t>
            </w:r>
            <w:r w:rsidRPr="008F1400">
              <w:rPr>
                <w:rFonts w:ascii="Courier New" w:eastAsia="Times New Roman" w:hAnsi="Courier New" w:cs="Courier New"/>
                <w:lang w:val="en-US"/>
              </w:rPr>
              <w:t xml:space="preserve"> </w:t>
            </w:r>
            <w:r>
              <w:rPr>
                <w:rFonts w:ascii="Courier New" w:eastAsia="Times New Roman" w:hAnsi="Courier New" w:cs="Courier New"/>
                <w:lang w:val="en-US"/>
              </w:rPr>
              <w:t>date of the measurement of the Total snow depth</w:t>
            </w:r>
          </w:p>
        </w:tc>
      </w:tr>
      <w:tr w:rsidR="005F7B02" w14:paraId="01AF094F" w14:textId="77777777" w:rsidTr="005F7B02">
        <w:tc>
          <w:tcPr>
            <w:tcW w:w="5000" w:type="pct"/>
            <w:gridSpan w:val="3"/>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shd w:val="clear" w:color="auto" w:fill="E7E6E6" w:themeFill="background2"/>
            <w:noWrap/>
          </w:tcPr>
          <w:p w14:paraId="68258011" w14:textId="2E378FB9" w:rsidR="005F7B02" w:rsidRPr="000F7D90" w:rsidRDefault="005F7B02" w:rsidP="005F7B02">
            <w:pPr>
              <w:jc w:val="center"/>
              <w:rPr>
                <w:rFonts w:ascii="Courier New" w:eastAsia="Times New Roman" w:hAnsi="Courier New" w:cs="Courier New"/>
                <w:b/>
                <w:lang w:val="en-US"/>
              </w:rPr>
            </w:pPr>
            <w:commentRangeStart w:id="63"/>
            <w:r>
              <w:rPr>
                <w:rFonts w:ascii="Courier New" w:eastAsia="Times New Roman" w:hAnsi="Courier New" w:cs="Courier New"/>
                <w:b/>
                <w:lang w:val="en-US"/>
              </w:rPr>
              <w:t>Total snow depth</w:t>
            </w:r>
            <w:commentRangeEnd w:id="63"/>
            <w:r w:rsidR="00EA22A7">
              <w:rPr>
                <w:rStyle w:val="Marquedecommentaire"/>
                <w:rFonts w:ascii="Calibri" w:eastAsiaTheme="minorHAnsi" w:hAnsi="Calibri"/>
                <w:lang w:val="en-AU" w:eastAsia="en-US"/>
              </w:rPr>
              <w:commentReference w:id="63"/>
            </w:r>
          </w:p>
        </w:tc>
      </w:tr>
      <w:tr w:rsidR="000F7D90" w14:paraId="063D77AA" w14:textId="77777777" w:rsidTr="000F7D90">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noWrap/>
          </w:tcPr>
          <w:p w14:paraId="5482239B" w14:textId="77777777" w:rsidR="000F7D90" w:rsidRDefault="000F7D90" w:rsidP="000D435C">
            <w:pPr>
              <w:jc w:val="left"/>
            </w:pPr>
            <w:r>
              <w:t>3 01 011</w:t>
            </w:r>
          </w:p>
        </w:tc>
        <w:tc>
          <w:tcPr>
            <w:tcW w:w="1666"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1F9CC455" w14:textId="77777777" w:rsidR="000F7D90" w:rsidRDefault="000F7D90" w:rsidP="000D435C">
            <w:pPr>
              <w:jc w:val="left"/>
              <w:rPr>
                <w:lang w:val="en-US"/>
              </w:rPr>
            </w:pPr>
            <w:r>
              <w:rPr>
                <w:lang w:val="en-US"/>
              </w:rPr>
              <w:t>year-month-day</w:t>
            </w:r>
          </w:p>
        </w:tc>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5C24AE3E" w14:textId="77777777" w:rsidR="000F7D90" w:rsidRDefault="000F7D90" w:rsidP="000D435C">
            <w:pPr>
              <w:jc w:val="left"/>
              <w:rPr>
                <w:rFonts w:ascii="Courier New" w:eastAsia="Times New Roman" w:hAnsi="Courier New" w:cs="Courier New"/>
                <w:lang w:val="en-US"/>
              </w:rPr>
            </w:pPr>
            <w:r w:rsidRPr="000F7D90">
              <w:rPr>
                <w:rFonts w:ascii="Courier New" w:eastAsia="Times New Roman" w:hAnsi="Courier New" w:cs="Courier New"/>
                <w:b/>
                <w:lang w:val="en-US"/>
              </w:rPr>
              <w:t>20260115</w:t>
            </w:r>
            <w:r>
              <w:rPr>
                <w:rFonts w:ascii="Courier New" w:eastAsia="Times New Roman" w:hAnsi="Courier New" w:cs="Courier New"/>
                <w:lang w:val="en-US"/>
              </w:rPr>
              <w:t xml:space="preserve"> #Date when the measurement of the Total snow depth is made, here set to the 15 January 2026</w:t>
            </w:r>
          </w:p>
        </w:tc>
      </w:tr>
      <w:tr w:rsidR="000F7D90" w14:paraId="398F70E7" w14:textId="77777777" w:rsidTr="000F7D90">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noWrap/>
          </w:tcPr>
          <w:p w14:paraId="7F2460E3" w14:textId="77777777" w:rsidR="000F7D90" w:rsidRDefault="000F7D90" w:rsidP="000D435C">
            <w:pPr>
              <w:jc w:val="left"/>
            </w:pPr>
            <w:r>
              <w:t>3 01 012</w:t>
            </w:r>
          </w:p>
        </w:tc>
        <w:tc>
          <w:tcPr>
            <w:tcW w:w="1666"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31A5E425" w14:textId="77777777" w:rsidR="000F7D90" w:rsidRDefault="000F7D90" w:rsidP="000D435C">
            <w:pPr>
              <w:jc w:val="left"/>
              <w:rPr>
                <w:lang w:val="en-US"/>
              </w:rPr>
            </w:pPr>
            <w:r>
              <w:rPr>
                <w:lang w:val="en-US"/>
              </w:rPr>
              <w:t>hour-minute</w:t>
            </w:r>
          </w:p>
        </w:tc>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442E26B3" w14:textId="472B2400" w:rsidR="000F7D90" w:rsidRDefault="000F7D90" w:rsidP="000D435C">
            <w:pPr>
              <w:jc w:val="left"/>
              <w:rPr>
                <w:rFonts w:ascii="Courier New" w:eastAsia="Times New Roman" w:hAnsi="Courier New" w:cs="Courier New"/>
                <w:lang w:val="en-US"/>
              </w:rPr>
            </w:pPr>
            <w:r w:rsidRPr="000F7D90">
              <w:rPr>
                <w:rFonts w:ascii="Courier New" w:eastAsia="Times New Roman" w:hAnsi="Courier New" w:cs="Courier New"/>
                <w:b/>
                <w:lang w:val="en-US"/>
              </w:rPr>
              <w:t>0</w:t>
            </w:r>
            <w:r w:rsidR="005F7B02">
              <w:rPr>
                <w:rFonts w:ascii="Courier New" w:eastAsia="Times New Roman" w:hAnsi="Courier New" w:cs="Courier New"/>
                <w:b/>
                <w:lang w:val="en-US"/>
              </w:rPr>
              <w:t>8</w:t>
            </w:r>
            <w:r w:rsidRPr="000F7D90">
              <w:rPr>
                <w:rFonts w:ascii="Courier New" w:eastAsia="Times New Roman" w:hAnsi="Courier New" w:cs="Courier New"/>
                <w:b/>
                <w:lang w:val="en-US"/>
              </w:rPr>
              <w:t>:00</w:t>
            </w:r>
            <w:r>
              <w:rPr>
                <w:rFonts w:ascii="Courier New" w:eastAsia="Times New Roman" w:hAnsi="Courier New" w:cs="Courier New"/>
                <w:lang w:val="en-US"/>
              </w:rPr>
              <w:t xml:space="preserve"> # Hour and minute when the measurement of the Total snow depth is made, here set to 0</w:t>
            </w:r>
            <w:r w:rsidR="005F7B02">
              <w:rPr>
                <w:rFonts w:ascii="Courier New" w:eastAsia="Times New Roman" w:hAnsi="Courier New" w:cs="Courier New"/>
                <w:lang w:val="en-US"/>
              </w:rPr>
              <w:t>8</w:t>
            </w:r>
            <w:r>
              <w:rPr>
                <w:rFonts w:ascii="Courier New" w:eastAsia="Times New Roman" w:hAnsi="Courier New" w:cs="Courier New"/>
                <w:lang w:val="en-US"/>
              </w:rPr>
              <w:t>:00</w:t>
            </w:r>
          </w:p>
        </w:tc>
      </w:tr>
      <w:tr w:rsidR="005F7B02" w14:paraId="45B22413" w14:textId="77777777" w:rsidTr="005F7B02">
        <w:tc>
          <w:tcPr>
            <w:tcW w:w="5000" w:type="pct"/>
            <w:gridSpan w:val="3"/>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noWrap/>
          </w:tcPr>
          <w:p w14:paraId="7348AA17" w14:textId="0AE37CBE" w:rsidR="005F7B02" w:rsidRPr="00A165C7" w:rsidRDefault="005F7B02" w:rsidP="005F7B02">
            <w:pPr>
              <w:jc w:val="center"/>
              <w:rPr>
                <w:rFonts w:ascii="Courier New" w:eastAsia="Times New Roman" w:hAnsi="Courier New" w:cs="Courier New"/>
                <w:b/>
                <w:lang w:val="en-US"/>
              </w:rPr>
            </w:pPr>
            <w:r>
              <w:rPr>
                <w:rFonts w:ascii="Courier New" w:eastAsia="Times New Roman" w:hAnsi="Courier New" w:cs="Courier New"/>
                <w:b/>
                <w:lang w:val="en-US"/>
              </w:rPr>
              <w:t>Total accumulated precipitation</w:t>
            </w:r>
          </w:p>
        </w:tc>
      </w:tr>
      <w:tr w:rsidR="005F7B02" w14:paraId="5AC7C5DE" w14:textId="77777777" w:rsidTr="000F7D90">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noWrap/>
          </w:tcPr>
          <w:p w14:paraId="0C713CFB" w14:textId="158D0143" w:rsidR="005F7B02" w:rsidRDefault="005F7B02" w:rsidP="005F7B02">
            <w:pPr>
              <w:jc w:val="left"/>
            </w:pPr>
            <w:r>
              <w:lastRenderedPageBreak/>
              <w:t>0 08 028</w:t>
            </w:r>
          </w:p>
        </w:tc>
        <w:tc>
          <w:tcPr>
            <w:tcW w:w="1666"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6F3D1397" w14:textId="58C561BF" w:rsidR="005F7B02" w:rsidRDefault="005F7B02" w:rsidP="005F7B02">
            <w:pPr>
              <w:jc w:val="left"/>
              <w:rPr>
                <w:lang w:val="en-US"/>
              </w:rPr>
            </w:pPr>
            <w:r>
              <w:rPr>
                <w:lang w:val="en-US"/>
              </w:rPr>
              <w:t>extended time significance</w:t>
            </w:r>
          </w:p>
        </w:tc>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152580B8" w14:textId="5638BE55" w:rsidR="005F7B02" w:rsidRPr="000F7D90" w:rsidRDefault="005F7B02" w:rsidP="005F7B02">
            <w:pPr>
              <w:jc w:val="left"/>
              <w:rPr>
                <w:rFonts w:ascii="Courier New" w:eastAsia="Times New Roman" w:hAnsi="Courier New" w:cs="Courier New"/>
                <w:b/>
                <w:lang w:val="en-US"/>
              </w:rPr>
            </w:pPr>
            <w:r w:rsidRPr="000F7D90">
              <w:rPr>
                <w:rFonts w:ascii="Courier New" w:eastAsia="Times New Roman" w:hAnsi="Courier New" w:cs="Courier New"/>
                <w:b/>
                <w:lang w:val="en-US"/>
              </w:rPr>
              <w:t>4</w:t>
            </w:r>
            <w:r>
              <w:rPr>
                <w:rFonts w:ascii="Courier New" w:eastAsia="Times New Roman" w:hAnsi="Courier New" w:cs="Courier New"/>
                <w:b/>
                <w:lang w:val="en-US"/>
              </w:rPr>
              <w:t>1</w:t>
            </w:r>
            <w:r w:rsidRPr="008F1400">
              <w:rPr>
                <w:rFonts w:ascii="Courier New" w:eastAsia="Times New Roman" w:hAnsi="Courier New" w:cs="Courier New"/>
                <w:lang w:val="en-US"/>
              </w:rPr>
              <w:t xml:space="preserve"> #Set</w:t>
            </w:r>
            <w:r>
              <w:rPr>
                <w:rFonts w:ascii="Courier New" w:eastAsia="Times New Roman" w:hAnsi="Courier New" w:cs="Courier New"/>
                <w:lang w:val="en-US"/>
              </w:rPr>
              <w:t xml:space="preserve"> the next dates to be the beginning date and the ending date of the measurement period (</w:t>
            </w:r>
            <w:r w:rsidR="0079134D">
              <w:rPr>
                <w:rFonts w:ascii="Courier New" w:eastAsia="Times New Roman" w:hAnsi="Courier New" w:cs="Courier New"/>
                <w:lang w:val="en-US"/>
              </w:rPr>
              <w:t>Climatological day</w:t>
            </w:r>
            <w:r>
              <w:rPr>
                <w:rFonts w:ascii="Courier New" w:eastAsia="Times New Roman" w:hAnsi="Courier New" w:cs="Courier New"/>
                <w:lang w:val="en-US"/>
              </w:rPr>
              <w:t>)</w:t>
            </w:r>
          </w:p>
        </w:tc>
      </w:tr>
      <w:tr w:rsidR="005F7B02" w14:paraId="4C69FB78" w14:textId="77777777" w:rsidTr="000F7D90">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noWrap/>
          </w:tcPr>
          <w:p w14:paraId="5E1EC025" w14:textId="5B7A81CD" w:rsidR="005F7B02" w:rsidRPr="000F7D90" w:rsidRDefault="005F7B02" w:rsidP="005F7B02">
            <w:pPr>
              <w:jc w:val="left"/>
              <w:rPr>
                <w:lang w:val="en-US"/>
              </w:rPr>
            </w:pPr>
            <w:r>
              <w:t>3 01 011</w:t>
            </w:r>
          </w:p>
        </w:tc>
        <w:tc>
          <w:tcPr>
            <w:tcW w:w="1666"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5CBE4413" w14:textId="05D28EA3" w:rsidR="005F7B02" w:rsidRDefault="005F7B02" w:rsidP="005F7B02">
            <w:pPr>
              <w:jc w:val="left"/>
              <w:rPr>
                <w:lang w:val="en-US"/>
              </w:rPr>
            </w:pPr>
            <w:r>
              <w:rPr>
                <w:lang w:val="en-US"/>
              </w:rPr>
              <w:t>year-month-day</w:t>
            </w:r>
          </w:p>
        </w:tc>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0A4677AE" w14:textId="674F512B" w:rsidR="005F7B02" w:rsidRPr="00A165C7" w:rsidRDefault="005F7B02" w:rsidP="005F7B02">
            <w:pPr>
              <w:jc w:val="left"/>
              <w:rPr>
                <w:rFonts w:ascii="Courier New" w:eastAsia="Times New Roman" w:hAnsi="Courier New" w:cs="Courier New"/>
                <w:b/>
                <w:lang w:val="en-US"/>
              </w:rPr>
            </w:pPr>
            <w:r w:rsidRPr="000F7D90">
              <w:rPr>
                <w:rFonts w:ascii="Courier New" w:eastAsia="Times New Roman" w:hAnsi="Courier New" w:cs="Courier New"/>
                <w:b/>
                <w:lang w:val="en-US"/>
              </w:rPr>
              <w:t>20260115</w:t>
            </w:r>
            <w:r>
              <w:rPr>
                <w:rFonts w:ascii="Courier New" w:eastAsia="Times New Roman" w:hAnsi="Courier New" w:cs="Courier New"/>
                <w:lang w:val="en-US"/>
              </w:rPr>
              <w:t xml:space="preserve"> #</w:t>
            </w:r>
            <w:r w:rsidR="00697E0A">
              <w:rPr>
                <w:rFonts w:ascii="Courier New" w:eastAsia="Times New Roman" w:hAnsi="Courier New" w:cs="Courier New"/>
                <w:lang w:val="en-US"/>
              </w:rPr>
              <w:t xml:space="preserve">Beginning </w:t>
            </w:r>
            <w:r>
              <w:rPr>
                <w:rFonts w:ascii="Courier New" w:eastAsia="Times New Roman" w:hAnsi="Courier New" w:cs="Courier New"/>
                <w:lang w:val="en-US"/>
              </w:rPr>
              <w:t xml:space="preserve">Date </w:t>
            </w:r>
            <w:r w:rsidR="00697E0A">
              <w:rPr>
                <w:rFonts w:ascii="Courier New" w:eastAsia="Times New Roman" w:hAnsi="Courier New" w:cs="Courier New"/>
                <w:lang w:val="en-US"/>
              </w:rPr>
              <w:t>of the period for the Total accumulated precipitation</w:t>
            </w:r>
            <w:r>
              <w:rPr>
                <w:rFonts w:ascii="Courier New" w:eastAsia="Times New Roman" w:hAnsi="Courier New" w:cs="Courier New"/>
                <w:lang w:val="en-US"/>
              </w:rPr>
              <w:t xml:space="preserve"> measurement</w:t>
            </w:r>
          </w:p>
        </w:tc>
      </w:tr>
      <w:tr w:rsidR="005F7B02" w14:paraId="1167ABC3" w14:textId="77777777" w:rsidTr="000F7D90">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noWrap/>
          </w:tcPr>
          <w:p w14:paraId="18E0F959" w14:textId="6FE4E8FB" w:rsidR="005F7B02" w:rsidRPr="000F7D90" w:rsidRDefault="005F7B02" w:rsidP="005F7B02">
            <w:pPr>
              <w:jc w:val="left"/>
              <w:rPr>
                <w:lang w:val="en-US"/>
              </w:rPr>
            </w:pPr>
            <w:r>
              <w:t>3 01 012</w:t>
            </w:r>
          </w:p>
        </w:tc>
        <w:tc>
          <w:tcPr>
            <w:tcW w:w="1666"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09CA7B24" w14:textId="3BCADCFF" w:rsidR="005F7B02" w:rsidRDefault="005F7B02" w:rsidP="005F7B02">
            <w:pPr>
              <w:jc w:val="left"/>
              <w:rPr>
                <w:lang w:val="en-US"/>
              </w:rPr>
            </w:pPr>
            <w:r>
              <w:rPr>
                <w:lang w:val="en-US"/>
              </w:rPr>
              <w:t>hour-minute</w:t>
            </w:r>
          </w:p>
        </w:tc>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37E2C335" w14:textId="17864D9F" w:rsidR="005F7B02" w:rsidRPr="00A165C7" w:rsidRDefault="005F7B02" w:rsidP="005F7B02">
            <w:pPr>
              <w:jc w:val="left"/>
              <w:rPr>
                <w:rFonts w:ascii="Courier New" w:eastAsia="Times New Roman" w:hAnsi="Courier New" w:cs="Courier New"/>
                <w:b/>
                <w:lang w:val="en-US"/>
              </w:rPr>
            </w:pPr>
            <w:r w:rsidRPr="000F7D90">
              <w:rPr>
                <w:rFonts w:ascii="Courier New" w:eastAsia="Times New Roman" w:hAnsi="Courier New" w:cs="Courier New"/>
                <w:b/>
                <w:lang w:val="en-US"/>
              </w:rPr>
              <w:t>0</w:t>
            </w:r>
            <w:r>
              <w:rPr>
                <w:rFonts w:ascii="Courier New" w:eastAsia="Times New Roman" w:hAnsi="Courier New" w:cs="Courier New"/>
                <w:b/>
                <w:lang w:val="en-US"/>
              </w:rPr>
              <w:t>8</w:t>
            </w:r>
            <w:r w:rsidRPr="000F7D90">
              <w:rPr>
                <w:rFonts w:ascii="Courier New" w:eastAsia="Times New Roman" w:hAnsi="Courier New" w:cs="Courier New"/>
                <w:b/>
                <w:lang w:val="en-US"/>
              </w:rPr>
              <w:t>:0</w:t>
            </w:r>
            <w:r w:rsidR="00697E0A">
              <w:rPr>
                <w:rFonts w:ascii="Courier New" w:eastAsia="Times New Roman" w:hAnsi="Courier New" w:cs="Courier New"/>
                <w:b/>
                <w:lang w:val="en-US"/>
              </w:rPr>
              <w:t>1</w:t>
            </w:r>
            <w:r>
              <w:rPr>
                <w:rFonts w:ascii="Courier New" w:eastAsia="Times New Roman" w:hAnsi="Courier New" w:cs="Courier New"/>
                <w:lang w:val="en-US"/>
              </w:rPr>
              <w:t xml:space="preserve"> # </w:t>
            </w:r>
            <w:r w:rsidR="00697E0A">
              <w:rPr>
                <w:rFonts w:ascii="Courier New" w:eastAsia="Times New Roman" w:hAnsi="Courier New" w:cs="Courier New"/>
                <w:lang w:val="en-US"/>
              </w:rPr>
              <w:t>Beginning Time of the period for the Total accumulated precipitation measurement</w:t>
            </w:r>
          </w:p>
        </w:tc>
      </w:tr>
      <w:tr w:rsidR="00697E0A" w14:paraId="6E33D2F7" w14:textId="77777777" w:rsidTr="000F7D90">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noWrap/>
          </w:tcPr>
          <w:p w14:paraId="513513B5" w14:textId="44C69467" w:rsidR="00697E0A" w:rsidRPr="000F7D90" w:rsidRDefault="00697E0A" w:rsidP="00697E0A">
            <w:pPr>
              <w:jc w:val="left"/>
              <w:rPr>
                <w:lang w:val="en-US"/>
              </w:rPr>
            </w:pPr>
            <w:r>
              <w:t>3 01 011</w:t>
            </w:r>
          </w:p>
        </w:tc>
        <w:tc>
          <w:tcPr>
            <w:tcW w:w="1666"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7C41E59C" w14:textId="1138035F" w:rsidR="00697E0A" w:rsidRDefault="00697E0A" w:rsidP="00697E0A">
            <w:pPr>
              <w:jc w:val="left"/>
              <w:rPr>
                <w:lang w:val="en-US"/>
              </w:rPr>
            </w:pPr>
            <w:r>
              <w:rPr>
                <w:lang w:val="en-US"/>
              </w:rPr>
              <w:t>year-month-day</w:t>
            </w:r>
          </w:p>
        </w:tc>
        <w:tc>
          <w:tcPr>
            <w:tcW w:w="1667" w:type="pct"/>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0712903B" w14:textId="37D87A1E" w:rsidR="00697E0A" w:rsidRPr="00A165C7" w:rsidRDefault="00697E0A" w:rsidP="00697E0A">
            <w:pPr>
              <w:jc w:val="left"/>
              <w:rPr>
                <w:rFonts w:ascii="Courier New" w:eastAsia="Times New Roman" w:hAnsi="Courier New" w:cs="Courier New"/>
                <w:b/>
                <w:lang w:val="en-US"/>
              </w:rPr>
            </w:pPr>
            <w:r w:rsidRPr="000F7D90">
              <w:rPr>
                <w:rFonts w:ascii="Courier New" w:eastAsia="Times New Roman" w:hAnsi="Courier New" w:cs="Courier New"/>
                <w:b/>
                <w:lang w:val="en-US"/>
              </w:rPr>
              <w:t>2026011</w:t>
            </w:r>
            <w:r>
              <w:rPr>
                <w:rFonts w:ascii="Courier New" w:eastAsia="Times New Roman" w:hAnsi="Courier New" w:cs="Courier New"/>
                <w:b/>
                <w:lang w:val="en-US"/>
              </w:rPr>
              <w:t>6</w:t>
            </w:r>
            <w:r>
              <w:rPr>
                <w:rFonts w:ascii="Courier New" w:eastAsia="Times New Roman" w:hAnsi="Courier New" w:cs="Courier New"/>
                <w:lang w:val="en-US"/>
              </w:rPr>
              <w:t xml:space="preserve"> #Ending Date of the period for the Total accumulated precipitation measurement</w:t>
            </w:r>
          </w:p>
        </w:tc>
      </w:tr>
      <w:tr w:rsidR="00697E0A" w14:paraId="7597CF89" w14:textId="77777777" w:rsidTr="005F7B02">
        <w:tc>
          <w:tcPr>
            <w:tcW w:w="1667" w:type="pct"/>
            <w:tcBorders>
              <w:top w:val="single" w:sz="4" w:space="0" w:color="E7E6E6" w:themeColor="background2"/>
              <w:bottom w:val="single" w:sz="4" w:space="0" w:color="E7E6E6" w:themeColor="background2"/>
            </w:tcBorders>
            <w:noWrap/>
          </w:tcPr>
          <w:p w14:paraId="61491930" w14:textId="0E901621" w:rsidR="00697E0A" w:rsidRPr="008F1400" w:rsidRDefault="00697E0A" w:rsidP="00697E0A">
            <w:pPr>
              <w:jc w:val="left"/>
              <w:rPr>
                <w:lang w:val="en-US"/>
              </w:rPr>
            </w:pPr>
            <w:r>
              <w:t>3 01 012</w:t>
            </w:r>
          </w:p>
        </w:tc>
        <w:tc>
          <w:tcPr>
            <w:tcW w:w="1666" w:type="pct"/>
            <w:tcBorders>
              <w:top w:val="single" w:sz="4" w:space="0" w:color="E7E6E6" w:themeColor="background2"/>
              <w:bottom w:val="single" w:sz="4" w:space="0" w:color="E7E6E6" w:themeColor="background2"/>
            </w:tcBorders>
          </w:tcPr>
          <w:p w14:paraId="4C583901" w14:textId="48ADB320" w:rsidR="00697E0A" w:rsidRDefault="00697E0A" w:rsidP="00697E0A">
            <w:pPr>
              <w:jc w:val="left"/>
              <w:rPr>
                <w:lang w:val="en-US"/>
              </w:rPr>
            </w:pPr>
            <w:r>
              <w:rPr>
                <w:lang w:val="en-US"/>
              </w:rPr>
              <w:t>hour-minute</w:t>
            </w:r>
          </w:p>
        </w:tc>
        <w:tc>
          <w:tcPr>
            <w:tcW w:w="1667" w:type="pct"/>
            <w:tcBorders>
              <w:top w:val="single" w:sz="4" w:space="0" w:color="E7E6E6" w:themeColor="background2"/>
              <w:bottom w:val="single" w:sz="4" w:space="0" w:color="E7E6E6" w:themeColor="background2"/>
            </w:tcBorders>
          </w:tcPr>
          <w:p w14:paraId="6F8FAAC9" w14:textId="19CF83EF" w:rsidR="00697E0A" w:rsidRDefault="00697E0A" w:rsidP="00697E0A">
            <w:pPr>
              <w:jc w:val="left"/>
              <w:rPr>
                <w:rFonts w:ascii="Courier New" w:eastAsia="Times New Roman" w:hAnsi="Courier New" w:cs="Courier New"/>
                <w:lang w:val="en-US"/>
              </w:rPr>
            </w:pPr>
            <w:r w:rsidRPr="000F7D90">
              <w:rPr>
                <w:rFonts w:ascii="Courier New" w:eastAsia="Times New Roman" w:hAnsi="Courier New" w:cs="Courier New"/>
                <w:b/>
                <w:lang w:val="en-US"/>
              </w:rPr>
              <w:t>0</w:t>
            </w:r>
            <w:r>
              <w:rPr>
                <w:rFonts w:ascii="Courier New" w:eastAsia="Times New Roman" w:hAnsi="Courier New" w:cs="Courier New"/>
                <w:b/>
                <w:lang w:val="en-US"/>
              </w:rPr>
              <w:t>8</w:t>
            </w:r>
            <w:r w:rsidRPr="000F7D90">
              <w:rPr>
                <w:rFonts w:ascii="Courier New" w:eastAsia="Times New Roman" w:hAnsi="Courier New" w:cs="Courier New"/>
                <w:b/>
                <w:lang w:val="en-US"/>
              </w:rPr>
              <w:t>:00</w:t>
            </w:r>
            <w:r>
              <w:rPr>
                <w:rFonts w:ascii="Courier New" w:eastAsia="Times New Roman" w:hAnsi="Courier New" w:cs="Courier New"/>
                <w:lang w:val="en-US"/>
              </w:rPr>
              <w:t xml:space="preserve"> # Ending Time of the period for the Total accumulated precipitation measurement</w:t>
            </w:r>
          </w:p>
        </w:tc>
      </w:tr>
      <w:tr w:rsidR="00697E0A" w:rsidRPr="00697E0A" w14:paraId="4346CB93" w14:textId="77777777" w:rsidTr="00697E0A">
        <w:tc>
          <w:tcPr>
            <w:tcW w:w="5000" w:type="pct"/>
            <w:gridSpan w:val="3"/>
            <w:tcBorders>
              <w:top w:val="single" w:sz="4" w:space="0" w:color="E7E6E6" w:themeColor="background2"/>
              <w:bottom w:val="single" w:sz="4" w:space="0" w:color="E7E6E6" w:themeColor="background2"/>
            </w:tcBorders>
            <w:noWrap/>
          </w:tcPr>
          <w:p w14:paraId="680C8492" w14:textId="067C9982" w:rsidR="00697E0A" w:rsidRPr="00697E0A" w:rsidRDefault="00697E0A" w:rsidP="00697E0A">
            <w:pPr>
              <w:jc w:val="center"/>
              <w:rPr>
                <w:rFonts w:ascii="Courier New" w:eastAsia="Times New Roman" w:hAnsi="Courier New" w:cs="Courier New"/>
                <w:b/>
                <w:lang w:val="en-US"/>
              </w:rPr>
            </w:pPr>
            <w:r w:rsidRPr="00697E0A">
              <w:rPr>
                <w:rFonts w:ascii="Courier New" w:eastAsia="Times New Roman" w:hAnsi="Courier New" w:cs="Courier New"/>
                <w:b/>
                <w:lang w:val="en-US"/>
              </w:rPr>
              <w:t>Depth of fresh snow</w:t>
            </w:r>
          </w:p>
        </w:tc>
      </w:tr>
      <w:tr w:rsidR="00697E0A" w14:paraId="65DA04FA" w14:textId="77777777" w:rsidTr="005F7B02">
        <w:tc>
          <w:tcPr>
            <w:tcW w:w="1667" w:type="pct"/>
            <w:tcBorders>
              <w:top w:val="single" w:sz="4" w:space="0" w:color="E7E6E6" w:themeColor="background2"/>
              <w:bottom w:val="single" w:sz="4" w:space="0" w:color="E7E6E6" w:themeColor="background2"/>
            </w:tcBorders>
            <w:noWrap/>
          </w:tcPr>
          <w:p w14:paraId="5D25309F" w14:textId="5C060734" w:rsidR="00697E0A" w:rsidRPr="008F1400" w:rsidRDefault="00697E0A" w:rsidP="00697E0A">
            <w:pPr>
              <w:jc w:val="left"/>
              <w:rPr>
                <w:lang w:val="en-US"/>
              </w:rPr>
            </w:pPr>
            <w:r>
              <w:t>3 01 011</w:t>
            </w:r>
          </w:p>
        </w:tc>
        <w:tc>
          <w:tcPr>
            <w:tcW w:w="1666" w:type="pct"/>
            <w:tcBorders>
              <w:top w:val="single" w:sz="4" w:space="0" w:color="E7E6E6" w:themeColor="background2"/>
              <w:bottom w:val="single" w:sz="4" w:space="0" w:color="E7E6E6" w:themeColor="background2"/>
            </w:tcBorders>
          </w:tcPr>
          <w:p w14:paraId="76C7271D" w14:textId="6E4F386B" w:rsidR="00697E0A" w:rsidRDefault="00697E0A" w:rsidP="00697E0A">
            <w:pPr>
              <w:jc w:val="left"/>
              <w:rPr>
                <w:lang w:val="en-US"/>
              </w:rPr>
            </w:pPr>
            <w:r>
              <w:rPr>
                <w:lang w:val="en-US"/>
              </w:rPr>
              <w:t>year-month-day</w:t>
            </w:r>
          </w:p>
        </w:tc>
        <w:tc>
          <w:tcPr>
            <w:tcW w:w="1667" w:type="pct"/>
            <w:tcBorders>
              <w:top w:val="single" w:sz="4" w:space="0" w:color="E7E6E6" w:themeColor="background2"/>
              <w:bottom w:val="single" w:sz="4" w:space="0" w:color="E7E6E6" w:themeColor="background2"/>
            </w:tcBorders>
          </w:tcPr>
          <w:p w14:paraId="51347E31" w14:textId="0613C014" w:rsidR="00697E0A" w:rsidRDefault="00697E0A" w:rsidP="00697E0A">
            <w:pPr>
              <w:jc w:val="left"/>
              <w:rPr>
                <w:rFonts w:ascii="Courier New" w:eastAsia="Times New Roman" w:hAnsi="Courier New" w:cs="Courier New"/>
                <w:lang w:val="en-US"/>
              </w:rPr>
            </w:pPr>
            <w:r w:rsidRPr="000F7D90">
              <w:rPr>
                <w:rFonts w:ascii="Courier New" w:eastAsia="Times New Roman" w:hAnsi="Courier New" w:cs="Courier New"/>
                <w:b/>
                <w:lang w:val="en-US"/>
              </w:rPr>
              <w:t>20260115</w:t>
            </w:r>
            <w:r>
              <w:rPr>
                <w:rFonts w:ascii="Courier New" w:eastAsia="Times New Roman" w:hAnsi="Courier New" w:cs="Courier New"/>
                <w:lang w:val="en-US"/>
              </w:rPr>
              <w:t xml:space="preserve"> #Beginning Date of the period for the Depth of fresh snow measurement</w:t>
            </w:r>
          </w:p>
        </w:tc>
      </w:tr>
      <w:tr w:rsidR="00697E0A" w14:paraId="3C431724" w14:textId="77777777" w:rsidTr="005F7B02">
        <w:tc>
          <w:tcPr>
            <w:tcW w:w="1667" w:type="pct"/>
            <w:tcBorders>
              <w:top w:val="single" w:sz="4" w:space="0" w:color="E7E6E6" w:themeColor="background2"/>
              <w:bottom w:val="single" w:sz="4" w:space="0" w:color="E7E6E6" w:themeColor="background2"/>
            </w:tcBorders>
            <w:noWrap/>
          </w:tcPr>
          <w:p w14:paraId="77FDC93A" w14:textId="23AB112B" w:rsidR="00697E0A" w:rsidRPr="008F1400" w:rsidRDefault="00697E0A" w:rsidP="00697E0A">
            <w:pPr>
              <w:jc w:val="left"/>
              <w:rPr>
                <w:lang w:val="en-US"/>
              </w:rPr>
            </w:pPr>
            <w:r>
              <w:t>3 01 012</w:t>
            </w:r>
          </w:p>
        </w:tc>
        <w:tc>
          <w:tcPr>
            <w:tcW w:w="1666" w:type="pct"/>
            <w:tcBorders>
              <w:top w:val="single" w:sz="4" w:space="0" w:color="E7E6E6" w:themeColor="background2"/>
              <w:bottom w:val="single" w:sz="4" w:space="0" w:color="E7E6E6" w:themeColor="background2"/>
            </w:tcBorders>
          </w:tcPr>
          <w:p w14:paraId="5E1DB12D" w14:textId="74BE5996" w:rsidR="00697E0A" w:rsidRDefault="00697E0A" w:rsidP="00697E0A">
            <w:pPr>
              <w:jc w:val="left"/>
              <w:rPr>
                <w:lang w:val="en-US"/>
              </w:rPr>
            </w:pPr>
            <w:r>
              <w:rPr>
                <w:lang w:val="en-US"/>
              </w:rPr>
              <w:t>hour-minute</w:t>
            </w:r>
          </w:p>
        </w:tc>
        <w:tc>
          <w:tcPr>
            <w:tcW w:w="1667" w:type="pct"/>
            <w:tcBorders>
              <w:top w:val="single" w:sz="4" w:space="0" w:color="E7E6E6" w:themeColor="background2"/>
              <w:bottom w:val="single" w:sz="4" w:space="0" w:color="E7E6E6" w:themeColor="background2"/>
            </w:tcBorders>
          </w:tcPr>
          <w:p w14:paraId="3422F5F9" w14:textId="7A511AE6" w:rsidR="00697E0A" w:rsidRDefault="00697E0A" w:rsidP="00697E0A">
            <w:pPr>
              <w:jc w:val="left"/>
              <w:rPr>
                <w:rFonts w:ascii="Courier New" w:eastAsia="Times New Roman" w:hAnsi="Courier New" w:cs="Courier New"/>
                <w:lang w:val="en-US"/>
              </w:rPr>
            </w:pPr>
            <w:r w:rsidRPr="000F7D90">
              <w:rPr>
                <w:rFonts w:ascii="Courier New" w:eastAsia="Times New Roman" w:hAnsi="Courier New" w:cs="Courier New"/>
                <w:b/>
                <w:lang w:val="en-US"/>
              </w:rPr>
              <w:t>0</w:t>
            </w:r>
            <w:r>
              <w:rPr>
                <w:rFonts w:ascii="Courier New" w:eastAsia="Times New Roman" w:hAnsi="Courier New" w:cs="Courier New"/>
                <w:b/>
                <w:lang w:val="en-US"/>
              </w:rPr>
              <w:t>8</w:t>
            </w:r>
            <w:r w:rsidRPr="000F7D90">
              <w:rPr>
                <w:rFonts w:ascii="Courier New" w:eastAsia="Times New Roman" w:hAnsi="Courier New" w:cs="Courier New"/>
                <w:b/>
                <w:lang w:val="en-US"/>
              </w:rPr>
              <w:t>:0</w:t>
            </w:r>
            <w:r>
              <w:rPr>
                <w:rFonts w:ascii="Courier New" w:eastAsia="Times New Roman" w:hAnsi="Courier New" w:cs="Courier New"/>
                <w:b/>
                <w:lang w:val="en-US"/>
              </w:rPr>
              <w:t>1</w:t>
            </w:r>
            <w:r>
              <w:rPr>
                <w:rFonts w:ascii="Courier New" w:eastAsia="Times New Roman" w:hAnsi="Courier New" w:cs="Courier New"/>
                <w:lang w:val="en-US"/>
              </w:rPr>
              <w:t xml:space="preserve"> # Beginning Time of the period for the Depth of fresh snow measurement</w:t>
            </w:r>
          </w:p>
        </w:tc>
      </w:tr>
      <w:tr w:rsidR="00697E0A" w14:paraId="4CC6A792" w14:textId="77777777" w:rsidTr="00697E0A">
        <w:tc>
          <w:tcPr>
            <w:tcW w:w="1667" w:type="pct"/>
            <w:tcBorders>
              <w:top w:val="single" w:sz="4" w:space="0" w:color="E7E6E6" w:themeColor="background2"/>
              <w:bottom w:val="single" w:sz="4" w:space="0" w:color="E7E6E6" w:themeColor="background2"/>
            </w:tcBorders>
            <w:noWrap/>
          </w:tcPr>
          <w:p w14:paraId="41B47593" w14:textId="5307D4B8" w:rsidR="00697E0A" w:rsidRPr="008F1400" w:rsidRDefault="00697E0A" w:rsidP="00697E0A">
            <w:pPr>
              <w:jc w:val="left"/>
              <w:rPr>
                <w:lang w:val="en-US"/>
              </w:rPr>
            </w:pPr>
            <w:r>
              <w:t>3 01 011</w:t>
            </w:r>
          </w:p>
        </w:tc>
        <w:tc>
          <w:tcPr>
            <w:tcW w:w="1666" w:type="pct"/>
            <w:tcBorders>
              <w:top w:val="single" w:sz="4" w:space="0" w:color="E7E6E6" w:themeColor="background2"/>
              <w:bottom w:val="single" w:sz="4" w:space="0" w:color="E7E6E6" w:themeColor="background2"/>
            </w:tcBorders>
          </w:tcPr>
          <w:p w14:paraId="430F67B6" w14:textId="6E78721B" w:rsidR="00697E0A" w:rsidRDefault="00697E0A" w:rsidP="00697E0A">
            <w:pPr>
              <w:jc w:val="left"/>
              <w:rPr>
                <w:lang w:val="en-US"/>
              </w:rPr>
            </w:pPr>
            <w:r>
              <w:rPr>
                <w:lang w:val="en-US"/>
              </w:rPr>
              <w:t>year-month-day</w:t>
            </w:r>
          </w:p>
        </w:tc>
        <w:tc>
          <w:tcPr>
            <w:tcW w:w="1667" w:type="pct"/>
            <w:tcBorders>
              <w:top w:val="single" w:sz="4" w:space="0" w:color="E7E6E6" w:themeColor="background2"/>
              <w:bottom w:val="single" w:sz="4" w:space="0" w:color="E7E6E6" w:themeColor="background2"/>
            </w:tcBorders>
          </w:tcPr>
          <w:p w14:paraId="410A8CC1" w14:textId="552E3D9A" w:rsidR="00697E0A" w:rsidRDefault="00697E0A" w:rsidP="00697E0A">
            <w:pPr>
              <w:jc w:val="left"/>
              <w:rPr>
                <w:rFonts w:ascii="Courier New" w:eastAsia="Times New Roman" w:hAnsi="Courier New" w:cs="Courier New"/>
                <w:lang w:val="en-US"/>
              </w:rPr>
            </w:pPr>
            <w:r w:rsidRPr="000F7D90">
              <w:rPr>
                <w:rFonts w:ascii="Courier New" w:eastAsia="Times New Roman" w:hAnsi="Courier New" w:cs="Courier New"/>
                <w:b/>
                <w:lang w:val="en-US"/>
              </w:rPr>
              <w:t>2026011</w:t>
            </w:r>
            <w:r>
              <w:rPr>
                <w:rFonts w:ascii="Courier New" w:eastAsia="Times New Roman" w:hAnsi="Courier New" w:cs="Courier New"/>
                <w:b/>
                <w:lang w:val="en-US"/>
              </w:rPr>
              <w:t>6</w:t>
            </w:r>
            <w:r>
              <w:rPr>
                <w:rFonts w:ascii="Courier New" w:eastAsia="Times New Roman" w:hAnsi="Courier New" w:cs="Courier New"/>
                <w:lang w:val="en-US"/>
              </w:rPr>
              <w:t xml:space="preserve"> #Ending Date of the period for the Depth of fresh snow measurement</w:t>
            </w:r>
          </w:p>
        </w:tc>
      </w:tr>
      <w:tr w:rsidR="00697E0A" w14:paraId="1AFC1F02" w14:textId="77777777" w:rsidTr="00697E0A">
        <w:tc>
          <w:tcPr>
            <w:tcW w:w="1667" w:type="pct"/>
            <w:tcBorders>
              <w:top w:val="single" w:sz="4" w:space="0" w:color="E7E6E6" w:themeColor="background2"/>
              <w:bottom w:val="single" w:sz="4" w:space="0" w:color="E7E6E6" w:themeColor="background2"/>
            </w:tcBorders>
            <w:noWrap/>
          </w:tcPr>
          <w:p w14:paraId="5B2E37A5" w14:textId="2A611546" w:rsidR="00697E0A" w:rsidRPr="008F1400" w:rsidRDefault="00697E0A" w:rsidP="00697E0A">
            <w:pPr>
              <w:jc w:val="left"/>
              <w:rPr>
                <w:lang w:val="en-US"/>
              </w:rPr>
            </w:pPr>
            <w:r>
              <w:t>3 01 012</w:t>
            </w:r>
          </w:p>
        </w:tc>
        <w:tc>
          <w:tcPr>
            <w:tcW w:w="1666" w:type="pct"/>
            <w:tcBorders>
              <w:top w:val="single" w:sz="4" w:space="0" w:color="E7E6E6" w:themeColor="background2"/>
              <w:bottom w:val="single" w:sz="4" w:space="0" w:color="E7E6E6" w:themeColor="background2"/>
            </w:tcBorders>
          </w:tcPr>
          <w:p w14:paraId="171997A0" w14:textId="6979FABD" w:rsidR="00697E0A" w:rsidRDefault="00697E0A" w:rsidP="00697E0A">
            <w:pPr>
              <w:jc w:val="left"/>
              <w:rPr>
                <w:lang w:val="en-US"/>
              </w:rPr>
            </w:pPr>
            <w:r>
              <w:rPr>
                <w:lang w:val="en-US"/>
              </w:rPr>
              <w:t>hour-minute</w:t>
            </w:r>
          </w:p>
        </w:tc>
        <w:tc>
          <w:tcPr>
            <w:tcW w:w="1667" w:type="pct"/>
            <w:tcBorders>
              <w:top w:val="single" w:sz="4" w:space="0" w:color="E7E6E6" w:themeColor="background2"/>
              <w:bottom w:val="single" w:sz="4" w:space="0" w:color="E7E6E6" w:themeColor="background2"/>
            </w:tcBorders>
          </w:tcPr>
          <w:p w14:paraId="4BDA9111" w14:textId="5506FC6F" w:rsidR="00697E0A" w:rsidRDefault="00697E0A" w:rsidP="00697E0A">
            <w:pPr>
              <w:jc w:val="left"/>
              <w:rPr>
                <w:rFonts w:ascii="Courier New" w:eastAsia="Times New Roman" w:hAnsi="Courier New" w:cs="Courier New"/>
                <w:lang w:val="en-US"/>
              </w:rPr>
            </w:pPr>
            <w:r w:rsidRPr="000F7D90">
              <w:rPr>
                <w:rFonts w:ascii="Courier New" w:eastAsia="Times New Roman" w:hAnsi="Courier New" w:cs="Courier New"/>
                <w:b/>
                <w:lang w:val="en-US"/>
              </w:rPr>
              <w:t>0</w:t>
            </w:r>
            <w:r>
              <w:rPr>
                <w:rFonts w:ascii="Courier New" w:eastAsia="Times New Roman" w:hAnsi="Courier New" w:cs="Courier New"/>
                <w:b/>
                <w:lang w:val="en-US"/>
              </w:rPr>
              <w:t>8</w:t>
            </w:r>
            <w:r w:rsidRPr="000F7D90">
              <w:rPr>
                <w:rFonts w:ascii="Courier New" w:eastAsia="Times New Roman" w:hAnsi="Courier New" w:cs="Courier New"/>
                <w:b/>
                <w:lang w:val="en-US"/>
              </w:rPr>
              <w:t>:00</w:t>
            </w:r>
            <w:r>
              <w:rPr>
                <w:rFonts w:ascii="Courier New" w:eastAsia="Times New Roman" w:hAnsi="Courier New" w:cs="Courier New"/>
                <w:lang w:val="en-US"/>
              </w:rPr>
              <w:t xml:space="preserve"> # Ending Time of the period for the </w:t>
            </w:r>
            <w:r w:rsidR="00846688">
              <w:rPr>
                <w:rFonts w:ascii="Courier New" w:eastAsia="Times New Roman" w:hAnsi="Courier New" w:cs="Courier New"/>
                <w:lang w:val="en-US"/>
              </w:rPr>
              <w:t xml:space="preserve">Depth of fresh snow </w:t>
            </w:r>
            <w:r>
              <w:rPr>
                <w:rFonts w:ascii="Courier New" w:eastAsia="Times New Roman" w:hAnsi="Courier New" w:cs="Courier New"/>
                <w:lang w:val="en-US"/>
              </w:rPr>
              <w:t>measurement</w:t>
            </w:r>
          </w:p>
        </w:tc>
      </w:tr>
      <w:tr w:rsidR="00846688" w:rsidRPr="00846688" w14:paraId="7ACD0C00" w14:textId="77777777" w:rsidTr="00846688">
        <w:tc>
          <w:tcPr>
            <w:tcW w:w="5000" w:type="pct"/>
            <w:gridSpan w:val="3"/>
            <w:tcBorders>
              <w:top w:val="single" w:sz="4" w:space="0" w:color="E7E6E6" w:themeColor="background2"/>
              <w:bottom w:val="single" w:sz="4" w:space="0" w:color="E7E6E6" w:themeColor="background2"/>
            </w:tcBorders>
            <w:noWrap/>
          </w:tcPr>
          <w:p w14:paraId="37F2DB1F" w14:textId="5838DF8A" w:rsidR="00846688" w:rsidRPr="00846688" w:rsidRDefault="00846688" w:rsidP="00846688">
            <w:pPr>
              <w:jc w:val="center"/>
              <w:rPr>
                <w:rFonts w:ascii="Courier New" w:eastAsia="Times New Roman" w:hAnsi="Courier New" w:cs="Courier New"/>
                <w:b/>
                <w:lang w:val="en-US"/>
              </w:rPr>
            </w:pPr>
            <w:r w:rsidRPr="00846688">
              <w:rPr>
                <w:rFonts w:ascii="Courier New" w:eastAsia="Times New Roman" w:hAnsi="Courier New" w:cs="Courier New"/>
                <w:b/>
                <w:lang w:val="en-US"/>
              </w:rPr>
              <w:t>Maximum temperature</w:t>
            </w:r>
          </w:p>
        </w:tc>
      </w:tr>
      <w:tr w:rsidR="00846688" w14:paraId="459E8D60" w14:textId="77777777" w:rsidTr="00697E0A">
        <w:tc>
          <w:tcPr>
            <w:tcW w:w="1667" w:type="pct"/>
            <w:tcBorders>
              <w:top w:val="single" w:sz="4" w:space="0" w:color="E7E6E6" w:themeColor="background2"/>
              <w:bottom w:val="single" w:sz="4" w:space="0" w:color="E7E6E6" w:themeColor="background2"/>
            </w:tcBorders>
            <w:noWrap/>
          </w:tcPr>
          <w:p w14:paraId="275250BD" w14:textId="02F7F359" w:rsidR="00846688" w:rsidRPr="008F1400" w:rsidRDefault="00846688" w:rsidP="00846688">
            <w:pPr>
              <w:jc w:val="left"/>
              <w:rPr>
                <w:lang w:val="en-US"/>
              </w:rPr>
            </w:pPr>
            <w:r>
              <w:lastRenderedPageBreak/>
              <w:t>3 01 011</w:t>
            </w:r>
          </w:p>
        </w:tc>
        <w:tc>
          <w:tcPr>
            <w:tcW w:w="1666" w:type="pct"/>
            <w:tcBorders>
              <w:top w:val="single" w:sz="4" w:space="0" w:color="E7E6E6" w:themeColor="background2"/>
              <w:bottom w:val="single" w:sz="4" w:space="0" w:color="E7E6E6" w:themeColor="background2"/>
            </w:tcBorders>
          </w:tcPr>
          <w:p w14:paraId="1BF03C80" w14:textId="7D3F4F3B" w:rsidR="00846688" w:rsidRDefault="00846688" w:rsidP="00846688">
            <w:pPr>
              <w:jc w:val="left"/>
              <w:rPr>
                <w:lang w:val="en-US"/>
              </w:rPr>
            </w:pPr>
            <w:r>
              <w:rPr>
                <w:lang w:val="en-US"/>
              </w:rPr>
              <w:t>year-month-day</w:t>
            </w:r>
          </w:p>
        </w:tc>
        <w:tc>
          <w:tcPr>
            <w:tcW w:w="1667" w:type="pct"/>
            <w:tcBorders>
              <w:top w:val="single" w:sz="4" w:space="0" w:color="E7E6E6" w:themeColor="background2"/>
              <w:bottom w:val="single" w:sz="4" w:space="0" w:color="E7E6E6" w:themeColor="background2"/>
            </w:tcBorders>
          </w:tcPr>
          <w:p w14:paraId="6A4DCC2B" w14:textId="00CF8998" w:rsidR="00846688" w:rsidRDefault="00846688" w:rsidP="00846688">
            <w:pPr>
              <w:jc w:val="left"/>
              <w:rPr>
                <w:rFonts w:ascii="Courier New" w:eastAsia="Times New Roman" w:hAnsi="Courier New" w:cs="Courier New"/>
                <w:lang w:val="en-US"/>
              </w:rPr>
            </w:pPr>
            <w:r w:rsidRPr="000F7D90">
              <w:rPr>
                <w:rFonts w:ascii="Courier New" w:eastAsia="Times New Roman" w:hAnsi="Courier New" w:cs="Courier New"/>
                <w:b/>
                <w:lang w:val="en-US"/>
              </w:rPr>
              <w:t>20260115</w:t>
            </w:r>
            <w:r>
              <w:rPr>
                <w:rFonts w:ascii="Courier New" w:eastAsia="Times New Roman" w:hAnsi="Courier New" w:cs="Courier New"/>
                <w:lang w:val="en-US"/>
              </w:rPr>
              <w:t xml:space="preserve"> #Beginning Date of the period for the Depth of fresh snow measurement</w:t>
            </w:r>
          </w:p>
        </w:tc>
      </w:tr>
      <w:tr w:rsidR="00846688" w14:paraId="05F3D09F" w14:textId="77777777" w:rsidTr="00697E0A">
        <w:tc>
          <w:tcPr>
            <w:tcW w:w="1667" w:type="pct"/>
            <w:tcBorders>
              <w:top w:val="single" w:sz="4" w:space="0" w:color="E7E6E6" w:themeColor="background2"/>
              <w:bottom w:val="single" w:sz="4" w:space="0" w:color="E7E6E6" w:themeColor="background2"/>
            </w:tcBorders>
            <w:noWrap/>
          </w:tcPr>
          <w:p w14:paraId="6EA26A19" w14:textId="34DE39B4" w:rsidR="00846688" w:rsidRPr="008F1400" w:rsidRDefault="00846688" w:rsidP="00846688">
            <w:pPr>
              <w:jc w:val="left"/>
              <w:rPr>
                <w:lang w:val="en-US"/>
              </w:rPr>
            </w:pPr>
            <w:r>
              <w:t>3 01 012</w:t>
            </w:r>
          </w:p>
        </w:tc>
        <w:tc>
          <w:tcPr>
            <w:tcW w:w="1666" w:type="pct"/>
            <w:tcBorders>
              <w:top w:val="single" w:sz="4" w:space="0" w:color="E7E6E6" w:themeColor="background2"/>
              <w:bottom w:val="single" w:sz="4" w:space="0" w:color="E7E6E6" w:themeColor="background2"/>
            </w:tcBorders>
          </w:tcPr>
          <w:p w14:paraId="67CD3332" w14:textId="4C586BAF" w:rsidR="00846688" w:rsidRDefault="00846688" w:rsidP="00846688">
            <w:pPr>
              <w:jc w:val="left"/>
              <w:rPr>
                <w:lang w:val="en-US"/>
              </w:rPr>
            </w:pPr>
            <w:r>
              <w:rPr>
                <w:lang w:val="en-US"/>
              </w:rPr>
              <w:t>hour-minute</w:t>
            </w:r>
          </w:p>
        </w:tc>
        <w:tc>
          <w:tcPr>
            <w:tcW w:w="1667" w:type="pct"/>
            <w:tcBorders>
              <w:top w:val="single" w:sz="4" w:space="0" w:color="E7E6E6" w:themeColor="background2"/>
              <w:bottom w:val="single" w:sz="4" w:space="0" w:color="E7E6E6" w:themeColor="background2"/>
            </w:tcBorders>
          </w:tcPr>
          <w:p w14:paraId="4631F794" w14:textId="7727EDE1" w:rsidR="00846688" w:rsidRDefault="00846688" w:rsidP="00846688">
            <w:pPr>
              <w:jc w:val="left"/>
              <w:rPr>
                <w:rFonts w:ascii="Courier New" w:eastAsia="Times New Roman" w:hAnsi="Courier New" w:cs="Courier New"/>
                <w:lang w:val="en-US"/>
              </w:rPr>
            </w:pPr>
            <w:r w:rsidRPr="000F7D90">
              <w:rPr>
                <w:rFonts w:ascii="Courier New" w:eastAsia="Times New Roman" w:hAnsi="Courier New" w:cs="Courier New"/>
                <w:b/>
                <w:lang w:val="en-US"/>
              </w:rPr>
              <w:t>0</w:t>
            </w:r>
            <w:r>
              <w:rPr>
                <w:rFonts w:ascii="Courier New" w:eastAsia="Times New Roman" w:hAnsi="Courier New" w:cs="Courier New"/>
                <w:b/>
                <w:lang w:val="en-US"/>
              </w:rPr>
              <w:t>8</w:t>
            </w:r>
            <w:r w:rsidRPr="000F7D90">
              <w:rPr>
                <w:rFonts w:ascii="Courier New" w:eastAsia="Times New Roman" w:hAnsi="Courier New" w:cs="Courier New"/>
                <w:b/>
                <w:lang w:val="en-US"/>
              </w:rPr>
              <w:t>:0</w:t>
            </w:r>
            <w:r>
              <w:rPr>
                <w:rFonts w:ascii="Courier New" w:eastAsia="Times New Roman" w:hAnsi="Courier New" w:cs="Courier New"/>
                <w:b/>
                <w:lang w:val="en-US"/>
              </w:rPr>
              <w:t>1</w:t>
            </w:r>
            <w:r>
              <w:rPr>
                <w:rFonts w:ascii="Courier New" w:eastAsia="Times New Roman" w:hAnsi="Courier New" w:cs="Courier New"/>
                <w:lang w:val="en-US"/>
              </w:rPr>
              <w:t xml:space="preserve"> # Beginning Time of the period for the Depth of fresh snow measurement</w:t>
            </w:r>
          </w:p>
        </w:tc>
      </w:tr>
      <w:tr w:rsidR="00846688" w14:paraId="74FE4F1E" w14:textId="77777777" w:rsidTr="00846688">
        <w:tc>
          <w:tcPr>
            <w:tcW w:w="1667" w:type="pct"/>
            <w:tcBorders>
              <w:top w:val="single" w:sz="4" w:space="0" w:color="E7E6E6" w:themeColor="background2"/>
              <w:bottom w:val="single" w:sz="4" w:space="0" w:color="E7E6E6" w:themeColor="background2"/>
            </w:tcBorders>
            <w:noWrap/>
          </w:tcPr>
          <w:p w14:paraId="64EAFC53" w14:textId="51DDB60A" w:rsidR="00846688" w:rsidRPr="008F1400" w:rsidRDefault="00846688" w:rsidP="00846688">
            <w:pPr>
              <w:jc w:val="left"/>
              <w:rPr>
                <w:lang w:val="en-US"/>
              </w:rPr>
            </w:pPr>
            <w:r>
              <w:t>3 01 011</w:t>
            </w:r>
          </w:p>
        </w:tc>
        <w:tc>
          <w:tcPr>
            <w:tcW w:w="1666" w:type="pct"/>
            <w:tcBorders>
              <w:top w:val="single" w:sz="4" w:space="0" w:color="E7E6E6" w:themeColor="background2"/>
              <w:bottom w:val="single" w:sz="4" w:space="0" w:color="E7E6E6" w:themeColor="background2"/>
            </w:tcBorders>
          </w:tcPr>
          <w:p w14:paraId="25DEE115" w14:textId="419D8DA7" w:rsidR="00846688" w:rsidRDefault="00846688" w:rsidP="00846688">
            <w:pPr>
              <w:jc w:val="left"/>
              <w:rPr>
                <w:lang w:val="en-US"/>
              </w:rPr>
            </w:pPr>
            <w:r>
              <w:rPr>
                <w:lang w:val="en-US"/>
              </w:rPr>
              <w:t>year-month-day</w:t>
            </w:r>
          </w:p>
        </w:tc>
        <w:tc>
          <w:tcPr>
            <w:tcW w:w="1667" w:type="pct"/>
            <w:tcBorders>
              <w:top w:val="single" w:sz="4" w:space="0" w:color="E7E6E6" w:themeColor="background2"/>
              <w:bottom w:val="single" w:sz="4" w:space="0" w:color="E7E6E6" w:themeColor="background2"/>
            </w:tcBorders>
          </w:tcPr>
          <w:p w14:paraId="726DAFCD" w14:textId="54500859" w:rsidR="00846688" w:rsidRDefault="00846688" w:rsidP="00846688">
            <w:pPr>
              <w:jc w:val="left"/>
              <w:rPr>
                <w:rFonts w:ascii="Courier New" w:eastAsia="Times New Roman" w:hAnsi="Courier New" w:cs="Courier New"/>
                <w:lang w:val="en-US"/>
              </w:rPr>
            </w:pPr>
            <w:r w:rsidRPr="000F7D90">
              <w:rPr>
                <w:rFonts w:ascii="Courier New" w:eastAsia="Times New Roman" w:hAnsi="Courier New" w:cs="Courier New"/>
                <w:b/>
                <w:lang w:val="en-US"/>
              </w:rPr>
              <w:t>2026011</w:t>
            </w:r>
            <w:r>
              <w:rPr>
                <w:rFonts w:ascii="Courier New" w:eastAsia="Times New Roman" w:hAnsi="Courier New" w:cs="Courier New"/>
                <w:b/>
                <w:lang w:val="en-US"/>
              </w:rPr>
              <w:t>6</w:t>
            </w:r>
            <w:r>
              <w:rPr>
                <w:rFonts w:ascii="Courier New" w:eastAsia="Times New Roman" w:hAnsi="Courier New" w:cs="Courier New"/>
                <w:lang w:val="en-US"/>
              </w:rPr>
              <w:t xml:space="preserve"> #Ending Date of the period for the Depth of fresh snow measurement</w:t>
            </w:r>
          </w:p>
        </w:tc>
      </w:tr>
      <w:tr w:rsidR="00846688" w14:paraId="1764431B" w14:textId="77777777" w:rsidTr="00846688">
        <w:tc>
          <w:tcPr>
            <w:tcW w:w="1667" w:type="pct"/>
            <w:tcBorders>
              <w:top w:val="single" w:sz="4" w:space="0" w:color="E7E6E6" w:themeColor="background2"/>
              <w:bottom w:val="single" w:sz="4" w:space="0" w:color="E7E6E6" w:themeColor="background2"/>
            </w:tcBorders>
            <w:noWrap/>
          </w:tcPr>
          <w:p w14:paraId="214AB7C1" w14:textId="1D5D1F84" w:rsidR="00846688" w:rsidRPr="008F1400" w:rsidRDefault="00846688" w:rsidP="00846688">
            <w:pPr>
              <w:jc w:val="left"/>
              <w:rPr>
                <w:lang w:val="en-US"/>
              </w:rPr>
            </w:pPr>
            <w:r>
              <w:t>3 01 012</w:t>
            </w:r>
          </w:p>
        </w:tc>
        <w:tc>
          <w:tcPr>
            <w:tcW w:w="1666" w:type="pct"/>
            <w:tcBorders>
              <w:top w:val="single" w:sz="4" w:space="0" w:color="E7E6E6" w:themeColor="background2"/>
              <w:bottom w:val="single" w:sz="4" w:space="0" w:color="E7E6E6" w:themeColor="background2"/>
            </w:tcBorders>
          </w:tcPr>
          <w:p w14:paraId="4A7836E9" w14:textId="188ED4FC" w:rsidR="00846688" w:rsidRDefault="00846688" w:rsidP="00846688">
            <w:pPr>
              <w:jc w:val="left"/>
              <w:rPr>
                <w:lang w:val="en-US"/>
              </w:rPr>
            </w:pPr>
            <w:r>
              <w:rPr>
                <w:lang w:val="en-US"/>
              </w:rPr>
              <w:t>hour-minute</w:t>
            </w:r>
          </w:p>
        </w:tc>
        <w:tc>
          <w:tcPr>
            <w:tcW w:w="1667" w:type="pct"/>
            <w:tcBorders>
              <w:top w:val="single" w:sz="4" w:space="0" w:color="E7E6E6" w:themeColor="background2"/>
              <w:bottom w:val="single" w:sz="4" w:space="0" w:color="E7E6E6" w:themeColor="background2"/>
            </w:tcBorders>
          </w:tcPr>
          <w:p w14:paraId="00DF73A5" w14:textId="3A8D8CB5" w:rsidR="00846688" w:rsidRDefault="00846688" w:rsidP="00846688">
            <w:pPr>
              <w:jc w:val="left"/>
              <w:rPr>
                <w:rFonts w:ascii="Courier New" w:eastAsia="Times New Roman" w:hAnsi="Courier New" w:cs="Courier New"/>
                <w:lang w:val="en-US"/>
              </w:rPr>
            </w:pPr>
            <w:r w:rsidRPr="000F7D90">
              <w:rPr>
                <w:rFonts w:ascii="Courier New" w:eastAsia="Times New Roman" w:hAnsi="Courier New" w:cs="Courier New"/>
                <w:b/>
                <w:lang w:val="en-US"/>
              </w:rPr>
              <w:t>0</w:t>
            </w:r>
            <w:r>
              <w:rPr>
                <w:rFonts w:ascii="Courier New" w:eastAsia="Times New Roman" w:hAnsi="Courier New" w:cs="Courier New"/>
                <w:b/>
                <w:lang w:val="en-US"/>
              </w:rPr>
              <w:t>8</w:t>
            </w:r>
            <w:r w:rsidRPr="000F7D90">
              <w:rPr>
                <w:rFonts w:ascii="Courier New" w:eastAsia="Times New Roman" w:hAnsi="Courier New" w:cs="Courier New"/>
                <w:b/>
                <w:lang w:val="en-US"/>
              </w:rPr>
              <w:t>:00</w:t>
            </w:r>
            <w:r>
              <w:rPr>
                <w:rFonts w:ascii="Courier New" w:eastAsia="Times New Roman" w:hAnsi="Courier New" w:cs="Courier New"/>
                <w:lang w:val="en-US"/>
              </w:rPr>
              <w:t xml:space="preserve"> # Ending Time of the period for the Depth of fresh snow measurement</w:t>
            </w:r>
          </w:p>
        </w:tc>
      </w:tr>
      <w:tr w:rsidR="00846688" w14:paraId="077BD967" w14:textId="77777777" w:rsidTr="00846688">
        <w:tc>
          <w:tcPr>
            <w:tcW w:w="5000" w:type="pct"/>
            <w:gridSpan w:val="3"/>
            <w:tcBorders>
              <w:top w:val="single" w:sz="4" w:space="0" w:color="E7E6E6" w:themeColor="background2"/>
              <w:bottom w:val="single" w:sz="4" w:space="0" w:color="E7E6E6" w:themeColor="background2"/>
            </w:tcBorders>
            <w:noWrap/>
          </w:tcPr>
          <w:p w14:paraId="546D7DB1" w14:textId="483457EC" w:rsidR="00846688" w:rsidRPr="00846688" w:rsidRDefault="00846688" w:rsidP="00846688">
            <w:pPr>
              <w:jc w:val="center"/>
              <w:rPr>
                <w:rFonts w:ascii="Courier New" w:eastAsia="Times New Roman" w:hAnsi="Courier New" w:cs="Courier New"/>
                <w:b/>
                <w:lang w:val="en-US"/>
              </w:rPr>
            </w:pPr>
            <w:r w:rsidRPr="00846688">
              <w:rPr>
                <w:rFonts w:ascii="Courier New" w:eastAsia="Times New Roman" w:hAnsi="Courier New" w:cs="Courier New"/>
                <w:b/>
                <w:lang w:val="en-US"/>
              </w:rPr>
              <w:t>Minimum temperature</w:t>
            </w:r>
          </w:p>
        </w:tc>
      </w:tr>
      <w:tr w:rsidR="00846688" w14:paraId="3F279029" w14:textId="77777777" w:rsidTr="00846688">
        <w:tc>
          <w:tcPr>
            <w:tcW w:w="1667" w:type="pct"/>
            <w:tcBorders>
              <w:top w:val="single" w:sz="4" w:space="0" w:color="E7E6E6" w:themeColor="background2"/>
              <w:bottom w:val="single" w:sz="4" w:space="0" w:color="E7E6E6" w:themeColor="background2"/>
            </w:tcBorders>
            <w:noWrap/>
          </w:tcPr>
          <w:p w14:paraId="354FFFB0" w14:textId="51614AAF" w:rsidR="00846688" w:rsidRPr="008F1400" w:rsidRDefault="00846688" w:rsidP="00846688">
            <w:pPr>
              <w:jc w:val="left"/>
              <w:rPr>
                <w:lang w:val="en-US"/>
              </w:rPr>
            </w:pPr>
            <w:r>
              <w:t>3 01 011</w:t>
            </w:r>
          </w:p>
        </w:tc>
        <w:tc>
          <w:tcPr>
            <w:tcW w:w="1666" w:type="pct"/>
            <w:tcBorders>
              <w:top w:val="single" w:sz="4" w:space="0" w:color="E7E6E6" w:themeColor="background2"/>
              <w:bottom w:val="single" w:sz="4" w:space="0" w:color="E7E6E6" w:themeColor="background2"/>
            </w:tcBorders>
          </w:tcPr>
          <w:p w14:paraId="5910D06A" w14:textId="1C7B0201" w:rsidR="00846688" w:rsidRDefault="00846688" w:rsidP="00846688">
            <w:pPr>
              <w:jc w:val="left"/>
              <w:rPr>
                <w:lang w:val="en-US"/>
              </w:rPr>
            </w:pPr>
            <w:r>
              <w:rPr>
                <w:lang w:val="en-US"/>
              </w:rPr>
              <w:t>year-month-day</w:t>
            </w:r>
          </w:p>
        </w:tc>
        <w:tc>
          <w:tcPr>
            <w:tcW w:w="1667" w:type="pct"/>
            <w:tcBorders>
              <w:top w:val="single" w:sz="4" w:space="0" w:color="E7E6E6" w:themeColor="background2"/>
              <w:bottom w:val="single" w:sz="4" w:space="0" w:color="E7E6E6" w:themeColor="background2"/>
            </w:tcBorders>
          </w:tcPr>
          <w:p w14:paraId="7518454D" w14:textId="1818B29B" w:rsidR="00846688" w:rsidRDefault="00846688" w:rsidP="00846688">
            <w:pPr>
              <w:jc w:val="left"/>
              <w:rPr>
                <w:rFonts w:ascii="Courier New" w:eastAsia="Times New Roman" w:hAnsi="Courier New" w:cs="Courier New"/>
                <w:lang w:val="en-US"/>
              </w:rPr>
            </w:pPr>
            <w:r w:rsidRPr="000F7D90">
              <w:rPr>
                <w:rFonts w:ascii="Courier New" w:eastAsia="Times New Roman" w:hAnsi="Courier New" w:cs="Courier New"/>
                <w:b/>
                <w:lang w:val="en-US"/>
              </w:rPr>
              <w:t>2026011</w:t>
            </w:r>
            <w:r>
              <w:rPr>
                <w:rFonts w:ascii="Courier New" w:eastAsia="Times New Roman" w:hAnsi="Courier New" w:cs="Courier New"/>
                <w:b/>
                <w:lang w:val="en-US"/>
              </w:rPr>
              <w:t>4</w:t>
            </w:r>
            <w:r>
              <w:rPr>
                <w:rFonts w:ascii="Courier New" w:eastAsia="Times New Roman" w:hAnsi="Courier New" w:cs="Courier New"/>
                <w:lang w:val="en-US"/>
              </w:rPr>
              <w:t xml:space="preserve"> #Beginning Date of the period for the Depth of fresh snow measurement</w:t>
            </w:r>
          </w:p>
        </w:tc>
      </w:tr>
      <w:tr w:rsidR="00846688" w14:paraId="5B59DB9B" w14:textId="77777777" w:rsidTr="00846688">
        <w:tc>
          <w:tcPr>
            <w:tcW w:w="1667" w:type="pct"/>
            <w:tcBorders>
              <w:top w:val="single" w:sz="4" w:space="0" w:color="E7E6E6" w:themeColor="background2"/>
              <w:bottom w:val="single" w:sz="4" w:space="0" w:color="E7E6E6" w:themeColor="background2"/>
            </w:tcBorders>
            <w:noWrap/>
          </w:tcPr>
          <w:p w14:paraId="0D2B5E45" w14:textId="03D9FCBC" w:rsidR="00846688" w:rsidRPr="008F1400" w:rsidRDefault="00846688" w:rsidP="00846688">
            <w:pPr>
              <w:jc w:val="left"/>
              <w:rPr>
                <w:lang w:val="en-US"/>
              </w:rPr>
            </w:pPr>
            <w:r>
              <w:t>3 01 012</w:t>
            </w:r>
          </w:p>
        </w:tc>
        <w:tc>
          <w:tcPr>
            <w:tcW w:w="1666" w:type="pct"/>
            <w:tcBorders>
              <w:top w:val="single" w:sz="4" w:space="0" w:color="E7E6E6" w:themeColor="background2"/>
              <w:bottom w:val="single" w:sz="4" w:space="0" w:color="E7E6E6" w:themeColor="background2"/>
            </w:tcBorders>
          </w:tcPr>
          <w:p w14:paraId="53CC36FC" w14:textId="5CC178BC" w:rsidR="00846688" w:rsidRDefault="00846688" w:rsidP="00846688">
            <w:pPr>
              <w:jc w:val="left"/>
              <w:rPr>
                <w:lang w:val="en-US"/>
              </w:rPr>
            </w:pPr>
            <w:r>
              <w:rPr>
                <w:lang w:val="en-US"/>
              </w:rPr>
              <w:t>hour-minute</w:t>
            </w:r>
          </w:p>
        </w:tc>
        <w:tc>
          <w:tcPr>
            <w:tcW w:w="1667" w:type="pct"/>
            <w:tcBorders>
              <w:top w:val="single" w:sz="4" w:space="0" w:color="E7E6E6" w:themeColor="background2"/>
              <w:bottom w:val="single" w:sz="4" w:space="0" w:color="E7E6E6" w:themeColor="background2"/>
            </w:tcBorders>
          </w:tcPr>
          <w:p w14:paraId="5C664B0B" w14:textId="0541A63B" w:rsidR="00846688" w:rsidRDefault="00846688" w:rsidP="00846688">
            <w:pPr>
              <w:jc w:val="left"/>
              <w:rPr>
                <w:rFonts w:ascii="Courier New" w:eastAsia="Times New Roman" w:hAnsi="Courier New" w:cs="Courier New"/>
                <w:lang w:val="en-US"/>
              </w:rPr>
            </w:pPr>
            <w:r w:rsidRPr="000F7D90">
              <w:rPr>
                <w:rFonts w:ascii="Courier New" w:eastAsia="Times New Roman" w:hAnsi="Courier New" w:cs="Courier New"/>
                <w:b/>
                <w:lang w:val="en-US"/>
              </w:rPr>
              <w:t>0</w:t>
            </w:r>
            <w:r>
              <w:rPr>
                <w:rFonts w:ascii="Courier New" w:eastAsia="Times New Roman" w:hAnsi="Courier New" w:cs="Courier New"/>
                <w:b/>
                <w:lang w:val="en-US"/>
              </w:rPr>
              <w:t>8</w:t>
            </w:r>
            <w:r w:rsidRPr="000F7D90">
              <w:rPr>
                <w:rFonts w:ascii="Courier New" w:eastAsia="Times New Roman" w:hAnsi="Courier New" w:cs="Courier New"/>
                <w:b/>
                <w:lang w:val="en-US"/>
              </w:rPr>
              <w:t>:0</w:t>
            </w:r>
            <w:r>
              <w:rPr>
                <w:rFonts w:ascii="Courier New" w:eastAsia="Times New Roman" w:hAnsi="Courier New" w:cs="Courier New"/>
                <w:b/>
                <w:lang w:val="en-US"/>
              </w:rPr>
              <w:t>1</w:t>
            </w:r>
            <w:r>
              <w:rPr>
                <w:rFonts w:ascii="Courier New" w:eastAsia="Times New Roman" w:hAnsi="Courier New" w:cs="Courier New"/>
                <w:lang w:val="en-US"/>
              </w:rPr>
              <w:t xml:space="preserve"> # Beginning Time of the period for the Depth of fresh snow measurement</w:t>
            </w:r>
          </w:p>
        </w:tc>
      </w:tr>
      <w:tr w:rsidR="00846688" w14:paraId="6D6EC125" w14:textId="77777777" w:rsidTr="00846688">
        <w:tc>
          <w:tcPr>
            <w:tcW w:w="1667" w:type="pct"/>
            <w:tcBorders>
              <w:top w:val="single" w:sz="4" w:space="0" w:color="E7E6E6" w:themeColor="background2"/>
              <w:bottom w:val="single" w:sz="4" w:space="0" w:color="E7E6E6" w:themeColor="background2"/>
            </w:tcBorders>
            <w:noWrap/>
          </w:tcPr>
          <w:p w14:paraId="158C0B7D" w14:textId="4292E86B" w:rsidR="00846688" w:rsidRPr="008F1400" w:rsidRDefault="00846688" w:rsidP="00846688">
            <w:pPr>
              <w:jc w:val="left"/>
              <w:rPr>
                <w:lang w:val="en-US"/>
              </w:rPr>
            </w:pPr>
            <w:r>
              <w:t>3 01 011</w:t>
            </w:r>
          </w:p>
        </w:tc>
        <w:tc>
          <w:tcPr>
            <w:tcW w:w="1666" w:type="pct"/>
            <w:tcBorders>
              <w:top w:val="single" w:sz="4" w:space="0" w:color="E7E6E6" w:themeColor="background2"/>
              <w:bottom w:val="single" w:sz="4" w:space="0" w:color="E7E6E6" w:themeColor="background2"/>
            </w:tcBorders>
          </w:tcPr>
          <w:p w14:paraId="38A1826B" w14:textId="18EB398C" w:rsidR="00846688" w:rsidRDefault="00846688" w:rsidP="00846688">
            <w:pPr>
              <w:jc w:val="left"/>
              <w:rPr>
                <w:lang w:val="en-US"/>
              </w:rPr>
            </w:pPr>
            <w:r>
              <w:rPr>
                <w:lang w:val="en-US"/>
              </w:rPr>
              <w:t>year-month-day</w:t>
            </w:r>
          </w:p>
        </w:tc>
        <w:tc>
          <w:tcPr>
            <w:tcW w:w="1667" w:type="pct"/>
            <w:tcBorders>
              <w:top w:val="single" w:sz="4" w:space="0" w:color="E7E6E6" w:themeColor="background2"/>
              <w:bottom w:val="single" w:sz="4" w:space="0" w:color="E7E6E6" w:themeColor="background2"/>
            </w:tcBorders>
          </w:tcPr>
          <w:p w14:paraId="27150BB4" w14:textId="4119ECDB" w:rsidR="00846688" w:rsidRDefault="00846688" w:rsidP="00846688">
            <w:pPr>
              <w:jc w:val="left"/>
              <w:rPr>
                <w:rFonts w:ascii="Courier New" w:eastAsia="Times New Roman" w:hAnsi="Courier New" w:cs="Courier New"/>
                <w:lang w:val="en-US"/>
              </w:rPr>
            </w:pPr>
            <w:r w:rsidRPr="000F7D90">
              <w:rPr>
                <w:rFonts w:ascii="Courier New" w:eastAsia="Times New Roman" w:hAnsi="Courier New" w:cs="Courier New"/>
                <w:b/>
                <w:lang w:val="en-US"/>
              </w:rPr>
              <w:t>2026011</w:t>
            </w:r>
            <w:r>
              <w:rPr>
                <w:rFonts w:ascii="Courier New" w:eastAsia="Times New Roman" w:hAnsi="Courier New" w:cs="Courier New"/>
                <w:b/>
                <w:lang w:val="en-US"/>
              </w:rPr>
              <w:t>5</w:t>
            </w:r>
            <w:r>
              <w:rPr>
                <w:rFonts w:ascii="Courier New" w:eastAsia="Times New Roman" w:hAnsi="Courier New" w:cs="Courier New"/>
                <w:lang w:val="en-US"/>
              </w:rPr>
              <w:t xml:space="preserve"> #Ending Date of the period for the Depth of fresh snow measurement</w:t>
            </w:r>
          </w:p>
        </w:tc>
      </w:tr>
      <w:tr w:rsidR="00846688" w14:paraId="7090B183" w14:textId="77777777" w:rsidTr="00846688">
        <w:tc>
          <w:tcPr>
            <w:tcW w:w="1667" w:type="pct"/>
            <w:tcBorders>
              <w:top w:val="single" w:sz="4" w:space="0" w:color="E7E6E6" w:themeColor="background2"/>
              <w:bottom w:val="single" w:sz="4" w:space="0" w:color="E7E6E6" w:themeColor="background2"/>
            </w:tcBorders>
            <w:noWrap/>
          </w:tcPr>
          <w:p w14:paraId="4CF49097" w14:textId="3B415A20" w:rsidR="00846688" w:rsidRPr="008F1400" w:rsidRDefault="00846688" w:rsidP="00846688">
            <w:pPr>
              <w:jc w:val="left"/>
              <w:rPr>
                <w:lang w:val="en-US"/>
              </w:rPr>
            </w:pPr>
            <w:r>
              <w:t>3 01 012</w:t>
            </w:r>
          </w:p>
        </w:tc>
        <w:tc>
          <w:tcPr>
            <w:tcW w:w="1666" w:type="pct"/>
            <w:tcBorders>
              <w:top w:val="single" w:sz="4" w:space="0" w:color="E7E6E6" w:themeColor="background2"/>
              <w:bottom w:val="single" w:sz="4" w:space="0" w:color="E7E6E6" w:themeColor="background2"/>
            </w:tcBorders>
          </w:tcPr>
          <w:p w14:paraId="5D5BDD46" w14:textId="552B494D" w:rsidR="00846688" w:rsidRDefault="00846688" w:rsidP="00846688">
            <w:pPr>
              <w:jc w:val="left"/>
              <w:rPr>
                <w:lang w:val="en-US"/>
              </w:rPr>
            </w:pPr>
            <w:r>
              <w:rPr>
                <w:lang w:val="en-US"/>
              </w:rPr>
              <w:t>hour-minute</w:t>
            </w:r>
          </w:p>
        </w:tc>
        <w:tc>
          <w:tcPr>
            <w:tcW w:w="1667" w:type="pct"/>
            <w:tcBorders>
              <w:top w:val="single" w:sz="4" w:space="0" w:color="E7E6E6" w:themeColor="background2"/>
              <w:bottom w:val="single" w:sz="4" w:space="0" w:color="E7E6E6" w:themeColor="background2"/>
            </w:tcBorders>
          </w:tcPr>
          <w:p w14:paraId="2844C044" w14:textId="78A7FA57" w:rsidR="00846688" w:rsidRDefault="00846688" w:rsidP="00846688">
            <w:pPr>
              <w:jc w:val="left"/>
              <w:rPr>
                <w:rFonts w:ascii="Courier New" w:eastAsia="Times New Roman" w:hAnsi="Courier New" w:cs="Courier New"/>
                <w:lang w:val="en-US"/>
              </w:rPr>
            </w:pPr>
            <w:r w:rsidRPr="000F7D90">
              <w:rPr>
                <w:rFonts w:ascii="Courier New" w:eastAsia="Times New Roman" w:hAnsi="Courier New" w:cs="Courier New"/>
                <w:b/>
                <w:lang w:val="en-US"/>
              </w:rPr>
              <w:t>0</w:t>
            </w:r>
            <w:r>
              <w:rPr>
                <w:rFonts w:ascii="Courier New" w:eastAsia="Times New Roman" w:hAnsi="Courier New" w:cs="Courier New"/>
                <w:b/>
                <w:lang w:val="en-US"/>
              </w:rPr>
              <w:t>8</w:t>
            </w:r>
            <w:r w:rsidRPr="000F7D90">
              <w:rPr>
                <w:rFonts w:ascii="Courier New" w:eastAsia="Times New Roman" w:hAnsi="Courier New" w:cs="Courier New"/>
                <w:b/>
                <w:lang w:val="en-US"/>
              </w:rPr>
              <w:t>:00</w:t>
            </w:r>
            <w:r>
              <w:rPr>
                <w:rFonts w:ascii="Courier New" w:eastAsia="Times New Roman" w:hAnsi="Courier New" w:cs="Courier New"/>
                <w:lang w:val="en-US"/>
              </w:rPr>
              <w:t xml:space="preserve"> # Ending Time of the period for the Depth of fresh snow measurement</w:t>
            </w:r>
          </w:p>
        </w:tc>
      </w:tr>
      <w:tr w:rsidR="00846688" w:rsidRPr="00846688" w14:paraId="7BF588BF" w14:textId="77777777" w:rsidTr="00846688">
        <w:tc>
          <w:tcPr>
            <w:tcW w:w="5000" w:type="pct"/>
            <w:gridSpan w:val="3"/>
            <w:tcBorders>
              <w:top w:val="single" w:sz="4" w:space="0" w:color="E7E6E6" w:themeColor="background2"/>
              <w:bottom w:val="single" w:sz="4" w:space="0" w:color="E7E6E6" w:themeColor="background2"/>
            </w:tcBorders>
            <w:noWrap/>
          </w:tcPr>
          <w:p w14:paraId="00D8104A" w14:textId="18D3088F" w:rsidR="00846688" w:rsidRPr="00846688" w:rsidRDefault="00846688" w:rsidP="00846688">
            <w:pPr>
              <w:jc w:val="center"/>
              <w:rPr>
                <w:rFonts w:ascii="Courier New" w:eastAsia="Times New Roman" w:hAnsi="Courier New" w:cs="Courier New"/>
                <w:b/>
                <w:lang w:val="en-US"/>
              </w:rPr>
            </w:pPr>
            <w:r w:rsidRPr="00846688">
              <w:rPr>
                <w:rFonts w:ascii="Courier New" w:eastAsia="Times New Roman" w:hAnsi="Courier New" w:cs="Courier New"/>
                <w:b/>
                <w:lang w:val="en-US"/>
              </w:rPr>
              <w:t>Mean temperature</w:t>
            </w:r>
          </w:p>
        </w:tc>
      </w:tr>
      <w:tr w:rsidR="00846688" w14:paraId="5B11BA30" w14:textId="77777777" w:rsidTr="00846688">
        <w:tc>
          <w:tcPr>
            <w:tcW w:w="1667" w:type="pct"/>
            <w:tcBorders>
              <w:top w:val="single" w:sz="4" w:space="0" w:color="E7E6E6" w:themeColor="background2"/>
              <w:bottom w:val="single" w:sz="4" w:space="0" w:color="E7E6E6" w:themeColor="background2"/>
            </w:tcBorders>
            <w:noWrap/>
          </w:tcPr>
          <w:p w14:paraId="07E1AB66" w14:textId="3EE99B7A" w:rsidR="00846688" w:rsidRPr="008F1400" w:rsidRDefault="00846688" w:rsidP="00846688">
            <w:pPr>
              <w:jc w:val="left"/>
              <w:rPr>
                <w:lang w:val="en-US"/>
              </w:rPr>
            </w:pPr>
            <w:r>
              <w:t>3 01 011</w:t>
            </w:r>
          </w:p>
        </w:tc>
        <w:tc>
          <w:tcPr>
            <w:tcW w:w="1666" w:type="pct"/>
            <w:tcBorders>
              <w:top w:val="single" w:sz="4" w:space="0" w:color="E7E6E6" w:themeColor="background2"/>
              <w:bottom w:val="single" w:sz="4" w:space="0" w:color="E7E6E6" w:themeColor="background2"/>
            </w:tcBorders>
          </w:tcPr>
          <w:p w14:paraId="77792412" w14:textId="22FE77FB" w:rsidR="00846688" w:rsidRDefault="00846688" w:rsidP="00846688">
            <w:pPr>
              <w:jc w:val="left"/>
              <w:rPr>
                <w:lang w:val="en-US"/>
              </w:rPr>
            </w:pPr>
            <w:r>
              <w:rPr>
                <w:lang w:val="en-US"/>
              </w:rPr>
              <w:t>year-month-day</w:t>
            </w:r>
          </w:p>
        </w:tc>
        <w:tc>
          <w:tcPr>
            <w:tcW w:w="1667" w:type="pct"/>
            <w:tcBorders>
              <w:top w:val="single" w:sz="4" w:space="0" w:color="E7E6E6" w:themeColor="background2"/>
              <w:bottom w:val="single" w:sz="4" w:space="0" w:color="E7E6E6" w:themeColor="background2"/>
            </w:tcBorders>
          </w:tcPr>
          <w:p w14:paraId="7D69B355" w14:textId="77229332" w:rsidR="00846688" w:rsidRDefault="00846688" w:rsidP="00846688">
            <w:pPr>
              <w:jc w:val="left"/>
              <w:rPr>
                <w:rFonts w:ascii="Courier New" w:eastAsia="Times New Roman" w:hAnsi="Courier New" w:cs="Courier New"/>
                <w:lang w:val="en-US"/>
              </w:rPr>
            </w:pPr>
            <w:r w:rsidRPr="000F7D90">
              <w:rPr>
                <w:rFonts w:ascii="Courier New" w:eastAsia="Times New Roman" w:hAnsi="Courier New" w:cs="Courier New"/>
                <w:b/>
                <w:lang w:val="en-US"/>
              </w:rPr>
              <w:t>2026011</w:t>
            </w:r>
            <w:r>
              <w:rPr>
                <w:rFonts w:ascii="Courier New" w:eastAsia="Times New Roman" w:hAnsi="Courier New" w:cs="Courier New"/>
                <w:b/>
                <w:lang w:val="en-US"/>
              </w:rPr>
              <w:t>5</w:t>
            </w:r>
            <w:r>
              <w:rPr>
                <w:rFonts w:ascii="Courier New" w:eastAsia="Times New Roman" w:hAnsi="Courier New" w:cs="Courier New"/>
                <w:lang w:val="en-US"/>
              </w:rPr>
              <w:t xml:space="preserve"> #Beginning Date of the period for the Depth of fresh snow measurement</w:t>
            </w:r>
          </w:p>
        </w:tc>
      </w:tr>
      <w:tr w:rsidR="00846688" w14:paraId="3D371A57" w14:textId="77777777" w:rsidTr="00846688">
        <w:tc>
          <w:tcPr>
            <w:tcW w:w="1667" w:type="pct"/>
            <w:tcBorders>
              <w:top w:val="single" w:sz="4" w:space="0" w:color="E7E6E6" w:themeColor="background2"/>
              <w:bottom w:val="single" w:sz="4" w:space="0" w:color="E7E6E6" w:themeColor="background2"/>
            </w:tcBorders>
            <w:noWrap/>
          </w:tcPr>
          <w:p w14:paraId="5220BC72" w14:textId="16C54F1E" w:rsidR="00846688" w:rsidRPr="008F1400" w:rsidRDefault="00846688" w:rsidP="00846688">
            <w:pPr>
              <w:jc w:val="left"/>
              <w:rPr>
                <w:lang w:val="en-US"/>
              </w:rPr>
            </w:pPr>
            <w:r>
              <w:t>3 01 012</w:t>
            </w:r>
          </w:p>
        </w:tc>
        <w:tc>
          <w:tcPr>
            <w:tcW w:w="1666" w:type="pct"/>
            <w:tcBorders>
              <w:top w:val="single" w:sz="4" w:space="0" w:color="E7E6E6" w:themeColor="background2"/>
              <w:bottom w:val="single" w:sz="4" w:space="0" w:color="E7E6E6" w:themeColor="background2"/>
            </w:tcBorders>
          </w:tcPr>
          <w:p w14:paraId="4CEA48AA" w14:textId="2A78FBDB" w:rsidR="00846688" w:rsidRDefault="00846688" w:rsidP="00846688">
            <w:pPr>
              <w:jc w:val="left"/>
              <w:rPr>
                <w:lang w:val="en-US"/>
              </w:rPr>
            </w:pPr>
            <w:r>
              <w:rPr>
                <w:lang w:val="en-US"/>
              </w:rPr>
              <w:t>hour-minute</w:t>
            </w:r>
          </w:p>
        </w:tc>
        <w:tc>
          <w:tcPr>
            <w:tcW w:w="1667" w:type="pct"/>
            <w:tcBorders>
              <w:top w:val="single" w:sz="4" w:space="0" w:color="E7E6E6" w:themeColor="background2"/>
              <w:bottom w:val="single" w:sz="4" w:space="0" w:color="E7E6E6" w:themeColor="background2"/>
            </w:tcBorders>
          </w:tcPr>
          <w:p w14:paraId="52F28723" w14:textId="3579F245" w:rsidR="00846688" w:rsidRDefault="00846688" w:rsidP="00846688">
            <w:pPr>
              <w:jc w:val="left"/>
              <w:rPr>
                <w:rFonts w:ascii="Courier New" w:eastAsia="Times New Roman" w:hAnsi="Courier New" w:cs="Courier New"/>
                <w:lang w:val="en-US"/>
              </w:rPr>
            </w:pPr>
            <w:r w:rsidRPr="000F7D90">
              <w:rPr>
                <w:rFonts w:ascii="Courier New" w:eastAsia="Times New Roman" w:hAnsi="Courier New" w:cs="Courier New"/>
                <w:b/>
                <w:lang w:val="en-US"/>
              </w:rPr>
              <w:t>0</w:t>
            </w:r>
            <w:r>
              <w:rPr>
                <w:rFonts w:ascii="Courier New" w:eastAsia="Times New Roman" w:hAnsi="Courier New" w:cs="Courier New"/>
                <w:b/>
                <w:lang w:val="en-US"/>
              </w:rPr>
              <w:t>0</w:t>
            </w:r>
            <w:r w:rsidRPr="000F7D90">
              <w:rPr>
                <w:rFonts w:ascii="Courier New" w:eastAsia="Times New Roman" w:hAnsi="Courier New" w:cs="Courier New"/>
                <w:b/>
                <w:lang w:val="en-US"/>
              </w:rPr>
              <w:t>:0</w:t>
            </w:r>
            <w:r>
              <w:rPr>
                <w:rFonts w:ascii="Courier New" w:eastAsia="Times New Roman" w:hAnsi="Courier New" w:cs="Courier New"/>
                <w:b/>
                <w:lang w:val="en-US"/>
              </w:rPr>
              <w:t>1</w:t>
            </w:r>
            <w:r>
              <w:rPr>
                <w:rFonts w:ascii="Courier New" w:eastAsia="Times New Roman" w:hAnsi="Courier New" w:cs="Courier New"/>
                <w:lang w:val="en-US"/>
              </w:rPr>
              <w:t xml:space="preserve"> # Beginning Time of the period for the Depth of fresh snow measurement</w:t>
            </w:r>
          </w:p>
        </w:tc>
      </w:tr>
      <w:tr w:rsidR="00846688" w14:paraId="231EFD51" w14:textId="77777777" w:rsidTr="00846688">
        <w:tc>
          <w:tcPr>
            <w:tcW w:w="1667" w:type="pct"/>
            <w:tcBorders>
              <w:top w:val="single" w:sz="4" w:space="0" w:color="E7E6E6" w:themeColor="background2"/>
              <w:bottom w:val="single" w:sz="4" w:space="0" w:color="E7E6E6" w:themeColor="background2"/>
            </w:tcBorders>
            <w:noWrap/>
          </w:tcPr>
          <w:p w14:paraId="05FA402B" w14:textId="2D3C9C73" w:rsidR="00846688" w:rsidRPr="008F1400" w:rsidRDefault="00846688" w:rsidP="00846688">
            <w:pPr>
              <w:jc w:val="left"/>
              <w:rPr>
                <w:lang w:val="en-US"/>
              </w:rPr>
            </w:pPr>
            <w:r>
              <w:t>3 01 011</w:t>
            </w:r>
          </w:p>
        </w:tc>
        <w:tc>
          <w:tcPr>
            <w:tcW w:w="1666" w:type="pct"/>
            <w:tcBorders>
              <w:top w:val="single" w:sz="4" w:space="0" w:color="E7E6E6" w:themeColor="background2"/>
              <w:bottom w:val="single" w:sz="4" w:space="0" w:color="E7E6E6" w:themeColor="background2"/>
            </w:tcBorders>
          </w:tcPr>
          <w:p w14:paraId="6C7C6CD0" w14:textId="094AB362" w:rsidR="00846688" w:rsidRDefault="00846688" w:rsidP="00846688">
            <w:pPr>
              <w:jc w:val="left"/>
              <w:rPr>
                <w:lang w:val="en-US"/>
              </w:rPr>
            </w:pPr>
            <w:r>
              <w:rPr>
                <w:lang w:val="en-US"/>
              </w:rPr>
              <w:t>year-month-day</w:t>
            </w:r>
          </w:p>
        </w:tc>
        <w:tc>
          <w:tcPr>
            <w:tcW w:w="1667" w:type="pct"/>
            <w:tcBorders>
              <w:top w:val="single" w:sz="4" w:space="0" w:color="E7E6E6" w:themeColor="background2"/>
              <w:bottom w:val="single" w:sz="4" w:space="0" w:color="E7E6E6" w:themeColor="background2"/>
            </w:tcBorders>
          </w:tcPr>
          <w:p w14:paraId="7C67546E" w14:textId="28764C46" w:rsidR="00846688" w:rsidRDefault="00846688" w:rsidP="00846688">
            <w:pPr>
              <w:jc w:val="left"/>
              <w:rPr>
                <w:rFonts w:ascii="Courier New" w:eastAsia="Times New Roman" w:hAnsi="Courier New" w:cs="Courier New"/>
                <w:lang w:val="en-US"/>
              </w:rPr>
            </w:pPr>
            <w:r w:rsidRPr="000F7D90">
              <w:rPr>
                <w:rFonts w:ascii="Courier New" w:eastAsia="Times New Roman" w:hAnsi="Courier New" w:cs="Courier New"/>
                <w:b/>
                <w:lang w:val="en-US"/>
              </w:rPr>
              <w:t>2026011</w:t>
            </w:r>
            <w:r>
              <w:rPr>
                <w:rFonts w:ascii="Courier New" w:eastAsia="Times New Roman" w:hAnsi="Courier New" w:cs="Courier New"/>
                <w:b/>
                <w:lang w:val="en-US"/>
              </w:rPr>
              <w:t>6</w:t>
            </w:r>
            <w:r>
              <w:rPr>
                <w:rFonts w:ascii="Courier New" w:eastAsia="Times New Roman" w:hAnsi="Courier New" w:cs="Courier New"/>
                <w:lang w:val="en-US"/>
              </w:rPr>
              <w:t xml:space="preserve"> #Ending Date of the period for the Depth of </w:t>
            </w:r>
            <w:r>
              <w:rPr>
                <w:rFonts w:ascii="Courier New" w:eastAsia="Times New Roman" w:hAnsi="Courier New" w:cs="Courier New"/>
                <w:lang w:val="en-US"/>
              </w:rPr>
              <w:lastRenderedPageBreak/>
              <w:t>fresh snow measurement</w:t>
            </w:r>
          </w:p>
        </w:tc>
      </w:tr>
      <w:tr w:rsidR="00846688" w14:paraId="5760AF2B" w14:textId="77777777" w:rsidTr="00846688">
        <w:tc>
          <w:tcPr>
            <w:tcW w:w="1667" w:type="pct"/>
            <w:tcBorders>
              <w:top w:val="single" w:sz="4" w:space="0" w:color="E7E6E6" w:themeColor="background2"/>
              <w:bottom w:val="single" w:sz="4" w:space="0" w:color="E7E6E6" w:themeColor="background2"/>
            </w:tcBorders>
            <w:noWrap/>
          </w:tcPr>
          <w:p w14:paraId="76E8E1EA" w14:textId="0517A0B5" w:rsidR="00846688" w:rsidRPr="008F1400" w:rsidRDefault="00846688" w:rsidP="00846688">
            <w:pPr>
              <w:jc w:val="left"/>
              <w:rPr>
                <w:lang w:val="en-US"/>
              </w:rPr>
            </w:pPr>
            <w:r>
              <w:lastRenderedPageBreak/>
              <w:t>3 01 012</w:t>
            </w:r>
          </w:p>
        </w:tc>
        <w:tc>
          <w:tcPr>
            <w:tcW w:w="1666" w:type="pct"/>
            <w:tcBorders>
              <w:top w:val="single" w:sz="4" w:space="0" w:color="E7E6E6" w:themeColor="background2"/>
              <w:bottom w:val="single" w:sz="4" w:space="0" w:color="E7E6E6" w:themeColor="background2"/>
            </w:tcBorders>
          </w:tcPr>
          <w:p w14:paraId="5F2FD7E0" w14:textId="767CED28" w:rsidR="00846688" w:rsidRDefault="00846688" w:rsidP="00846688">
            <w:pPr>
              <w:jc w:val="left"/>
              <w:rPr>
                <w:lang w:val="en-US"/>
              </w:rPr>
            </w:pPr>
            <w:r>
              <w:rPr>
                <w:lang w:val="en-US"/>
              </w:rPr>
              <w:t>hour-minute</w:t>
            </w:r>
          </w:p>
        </w:tc>
        <w:tc>
          <w:tcPr>
            <w:tcW w:w="1667" w:type="pct"/>
            <w:tcBorders>
              <w:top w:val="single" w:sz="4" w:space="0" w:color="E7E6E6" w:themeColor="background2"/>
              <w:bottom w:val="single" w:sz="4" w:space="0" w:color="E7E6E6" w:themeColor="background2"/>
            </w:tcBorders>
          </w:tcPr>
          <w:p w14:paraId="49798E9B" w14:textId="743F3DCE" w:rsidR="00846688" w:rsidRDefault="00846688" w:rsidP="00846688">
            <w:pPr>
              <w:jc w:val="left"/>
              <w:rPr>
                <w:rFonts w:ascii="Courier New" w:eastAsia="Times New Roman" w:hAnsi="Courier New" w:cs="Courier New"/>
                <w:lang w:val="en-US"/>
              </w:rPr>
            </w:pPr>
            <w:r w:rsidRPr="000F7D90">
              <w:rPr>
                <w:rFonts w:ascii="Courier New" w:eastAsia="Times New Roman" w:hAnsi="Courier New" w:cs="Courier New"/>
                <w:b/>
                <w:lang w:val="en-US"/>
              </w:rPr>
              <w:t>0</w:t>
            </w:r>
            <w:r>
              <w:rPr>
                <w:rFonts w:ascii="Courier New" w:eastAsia="Times New Roman" w:hAnsi="Courier New" w:cs="Courier New"/>
                <w:b/>
                <w:lang w:val="en-US"/>
              </w:rPr>
              <w:t>0</w:t>
            </w:r>
            <w:r w:rsidRPr="000F7D90">
              <w:rPr>
                <w:rFonts w:ascii="Courier New" w:eastAsia="Times New Roman" w:hAnsi="Courier New" w:cs="Courier New"/>
                <w:b/>
                <w:lang w:val="en-US"/>
              </w:rPr>
              <w:t>:00</w:t>
            </w:r>
            <w:r>
              <w:rPr>
                <w:rFonts w:ascii="Courier New" w:eastAsia="Times New Roman" w:hAnsi="Courier New" w:cs="Courier New"/>
                <w:lang w:val="en-US"/>
              </w:rPr>
              <w:t xml:space="preserve"> # Ending Time of the period for the Depth of fresh snow measurement</w:t>
            </w:r>
          </w:p>
        </w:tc>
      </w:tr>
      <w:tr w:rsidR="00846688" w14:paraId="39EB0312" w14:textId="77777777" w:rsidTr="000F7D90">
        <w:trPr>
          <w:cnfStyle w:val="010000000000" w:firstRow="0" w:lastRow="1" w:firstColumn="0" w:lastColumn="0" w:oddVBand="0" w:evenVBand="0" w:oddHBand="0" w:evenHBand="0" w:firstRowFirstColumn="0" w:firstRowLastColumn="0" w:lastRowFirstColumn="0" w:lastRowLastColumn="0"/>
        </w:trPr>
        <w:tc>
          <w:tcPr>
            <w:tcW w:w="1667" w:type="pct"/>
            <w:tcBorders>
              <w:top w:val="single" w:sz="4" w:space="0" w:color="E7E6E6" w:themeColor="background2"/>
            </w:tcBorders>
            <w:noWrap/>
          </w:tcPr>
          <w:p w14:paraId="0E907FFD" w14:textId="77777777" w:rsidR="00846688" w:rsidRPr="008F1400" w:rsidRDefault="00846688" w:rsidP="00697E0A">
            <w:pPr>
              <w:jc w:val="left"/>
              <w:rPr>
                <w:lang w:val="en-US"/>
              </w:rPr>
            </w:pPr>
          </w:p>
        </w:tc>
        <w:tc>
          <w:tcPr>
            <w:tcW w:w="1666" w:type="pct"/>
            <w:tcBorders>
              <w:top w:val="single" w:sz="4" w:space="0" w:color="E7E6E6" w:themeColor="background2"/>
            </w:tcBorders>
          </w:tcPr>
          <w:p w14:paraId="588ABCA3" w14:textId="77777777" w:rsidR="00846688" w:rsidRDefault="00846688" w:rsidP="00697E0A">
            <w:pPr>
              <w:jc w:val="left"/>
              <w:rPr>
                <w:lang w:val="en-US"/>
              </w:rPr>
            </w:pPr>
          </w:p>
        </w:tc>
        <w:tc>
          <w:tcPr>
            <w:tcW w:w="1667" w:type="pct"/>
            <w:tcBorders>
              <w:top w:val="single" w:sz="4" w:space="0" w:color="E7E6E6" w:themeColor="background2"/>
            </w:tcBorders>
            <w:shd w:val="clear" w:color="auto" w:fill="auto"/>
          </w:tcPr>
          <w:p w14:paraId="5D73AE1A" w14:textId="77777777" w:rsidR="00846688" w:rsidRDefault="00846688" w:rsidP="00697E0A">
            <w:pPr>
              <w:jc w:val="left"/>
              <w:rPr>
                <w:rFonts w:ascii="Courier New" w:eastAsia="Times New Roman" w:hAnsi="Courier New" w:cs="Courier New"/>
                <w:lang w:val="en-US"/>
              </w:rPr>
            </w:pPr>
          </w:p>
        </w:tc>
      </w:tr>
    </w:tbl>
    <w:p w14:paraId="0180C83B" w14:textId="77777777" w:rsidR="00A165C7" w:rsidRDefault="00A165C7">
      <w:pPr>
        <w:jc w:val="left"/>
        <w:rPr>
          <w:lang w:val="en-US" w:eastAsia="fr-FR"/>
        </w:rPr>
      </w:pPr>
    </w:p>
    <w:p w14:paraId="76394234" w14:textId="152C00B1" w:rsidR="00205689" w:rsidRPr="003341A4" w:rsidRDefault="00205689" w:rsidP="00205689">
      <w:pPr>
        <w:pStyle w:val="Lgende"/>
        <w:rPr>
          <w:lang w:eastAsia="fr-FR"/>
        </w:rPr>
      </w:pPr>
      <w:r w:rsidRPr="005F3F34">
        <w:rPr>
          <w:lang w:val="en-US"/>
        </w:rPr>
        <w:t>Table</w:t>
      </w:r>
      <w:r>
        <w:rPr>
          <w:lang w:val="en-US"/>
        </w:rPr>
        <w:t>-1</w:t>
      </w:r>
      <w:r w:rsidR="004D13F6">
        <w:rPr>
          <w:lang w:val="en-US"/>
        </w:rPr>
        <w:t>2</w:t>
      </w:r>
      <w:r>
        <w:rPr>
          <w:lang w:val="en-US"/>
        </w:rPr>
        <w:t>:</w:t>
      </w:r>
      <w:r w:rsidRPr="005F3F34">
        <w:rPr>
          <w:lang w:val="en-US"/>
        </w:rPr>
        <w:t xml:space="preserve"> </w:t>
      </w:r>
      <w:r w:rsidR="007156B7">
        <w:rPr>
          <w:lang w:val="en-US"/>
        </w:rPr>
        <w:t xml:space="preserve">Concrete example </w:t>
      </w:r>
      <w:r w:rsidR="004D13F6">
        <w:rPr>
          <w:lang w:val="en-US"/>
        </w:rPr>
        <w:t xml:space="preserve">of layout for all </w:t>
      </w:r>
      <w:r w:rsidR="00853EB2">
        <w:rPr>
          <w:lang w:val="en-US"/>
        </w:rPr>
        <w:t>DAYCLI variables</w:t>
      </w:r>
      <w:r w:rsidR="004D13F6">
        <w:rPr>
          <w:lang w:val="en-US"/>
        </w:rPr>
        <w:t xml:space="preserve"> </w:t>
      </w:r>
      <w:r w:rsidR="007156B7">
        <w:rPr>
          <w:lang w:val="en-US"/>
        </w:rPr>
        <w:t>for Saint Pierre Station the 15/01/2026</w:t>
      </w:r>
    </w:p>
    <w:p w14:paraId="1BCB8E45" w14:textId="77777777" w:rsidR="00A165C7" w:rsidRPr="00853EB2" w:rsidRDefault="00A165C7">
      <w:pPr>
        <w:jc w:val="left"/>
        <w:rPr>
          <w:lang w:eastAsia="fr-FR"/>
        </w:rPr>
      </w:pPr>
    </w:p>
    <w:p w14:paraId="4668BAFF" w14:textId="6B67C1D6" w:rsidR="009E3840" w:rsidRDefault="00731E57" w:rsidP="00731E57">
      <w:pPr>
        <w:pStyle w:val="Titre1"/>
        <w:rPr>
          <w:lang w:val="en-US" w:eastAsia="fr-FR"/>
        </w:rPr>
      </w:pPr>
      <w:bookmarkStart w:id="64" w:name="_Toc222331198"/>
      <w:bookmarkStart w:id="65" w:name="_Toc230335794"/>
      <w:r>
        <w:rPr>
          <w:lang w:val="en-US" w:eastAsia="fr-FR"/>
        </w:rPr>
        <w:t>Quality control and validation workflow</w:t>
      </w:r>
      <w:bookmarkEnd w:id="64"/>
      <w:bookmarkEnd w:id="65"/>
    </w:p>
    <w:p w14:paraId="78E13799" w14:textId="77777777" w:rsidR="00471B57" w:rsidRPr="00471B57" w:rsidRDefault="00731E57" w:rsidP="00471B57">
      <w:pPr>
        <w:spacing w:beforeAutospacing="1" w:after="100" w:afterAutospacing="1" w:line="240" w:lineRule="auto"/>
      </w:pPr>
      <w:r w:rsidRPr="00731E57">
        <w:rPr>
          <w:lang w:val="en-US" w:eastAsia="fr-FR"/>
        </w:rPr>
        <w:t xml:space="preserve">Quality control is a fundamental component of daily climate data production and remains a </w:t>
      </w:r>
      <w:r w:rsidRPr="00731E57">
        <w:rPr>
          <w:b/>
          <w:bCs/>
          <w:lang w:val="en-US" w:eastAsia="fr-FR"/>
        </w:rPr>
        <w:t>national responsibility</w:t>
      </w:r>
      <w:r w:rsidRPr="00731E57">
        <w:rPr>
          <w:lang w:val="en-US" w:eastAsia="fr-FR"/>
        </w:rPr>
        <w:t xml:space="preserve"> under the authority of NMHS climatology departments. </w:t>
      </w:r>
      <w:r w:rsidR="00471B57" w:rsidRPr="00471B57">
        <w:t>Quality control procedures are defined and applied according to national climatological practices and operational constraints at NMHS level.</w:t>
      </w:r>
    </w:p>
    <w:p w14:paraId="730B1B9A" w14:textId="422BCB84" w:rsidR="00731E57" w:rsidRPr="00731E57" w:rsidRDefault="00731E57" w:rsidP="00C053EF">
      <w:pPr>
        <w:rPr>
          <w:lang w:val="en-US" w:eastAsia="fr-FR"/>
        </w:rPr>
      </w:pPr>
      <w:r w:rsidRPr="00731E57">
        <w:rPr>
          <w:lang w:val="en-US" w:eastAsia="fr-FR"/>
        </w:rPr>
        <w:t xml:space="preserve">In most NMHSs, daily climate data quality control is implemented within a </w:t>
      </w:r>
      <w:r w:rsidRPr="00731E57">
        <w:rPr>
          <w:b/>
          <w:bCs/>
          <w:lang w:val="en-US" w:eastAsia="fr-FR"/>
        </w:rPr>
        <w:t>Climatological Data Management System (CDMS)</w:t>
      </w:r>
      <w:r w:rsidRPr="00731E57">
        <w:rPr>
          <w:lang w:val="en-US" w:eastAsia="fr-FR"/>
        </w:rPr>
        <w:t xml:space="preserve">. </w:t>
      </w:r>
      <w:r w:rsidR="00213DD6">
        <w:rPr>
          <w:lang w:val="en-US" w:eastAsia="fr-FR"/>
        </w:rPr>
        <w:t xml:space="preserve">Ideally the </w:t>
      </w:r>
      <w:r w:rsidRPr="00731E57">
        <w:rPr>
          <w:lang w:val="en-US" w:eastAsia="fr-FR"/>
        </w:rPr>
        <w:t>CDMS supports automated checks, expert review and, where applicable, consolidation of observations from multiple sources before daily values are validated and archived as official national climate datasets.</w:t>
      </w:r>
    </w:p>
    <w:p w14:paraId="61792370" w14:textId="62DC5EBD" w:rsidR="00471B57" w:rsidRPr="00471B57" w:rsidRDefault="00731E57" w:rsidP="00C053EF">
      <w:r w:rsidRPr="00731E57">
        <w:rPr>
          <w:lang w:val="en-US" w:eastAsia="fr-FR"/>
        </w:rPr>
        <w:t xml:space="preserve">There is currently </w:t>
      </w:r>
      <w:r w:rsidRPr="00731E57">
        <w:rPr>
          <w:b/>
          <w:bCs/>
          <w:lang w:val="en-US" w:eastAsia="fr-FR"/>
        </w:rPr>
        <w:t xml:space="preserve">no globally </w:t>
      </w:r>
      <w:r w:rsidR="00853EB2" w:rsidRPr="00731E57">
        <w:rPr>
          <w:b/>
          <w:bCs/>
          <w:lang w:val="en-US" w:eastAsia="fr-FR"/>
        </w:rPr>
        <w:t>standardized</w:t>
      </w:r>
      <w:r w:rsidRPr="00731E57">
        <w:rPr>
          <w:b/>
          <w:bCs/>
          <w:lang w:val="en-US" w:eastAsia="fr-FR"/>
        </w:rPr>
        <w:t xml:space="preserve"> climatological quality control </w:t>
      </w:r>
      <w:r w:rsidR="00853EB2">
        <w:rPr>
          <w:b/>
          <w:bCs/>
          <w:lang w:val="en-US" w:eastAsia="fr-FR"/>
        </w:rPr>
        <w:t xml:space="preserve">flagging </w:t>
      </w:r>
      <w:r w:rsidRPr="00731E57">
        <w:rPr>
          <w:b/>
          <w:bCs/>
          <w:lang w:val="en-US" w:eastAsia="fr-FR"/>
        </w:rPr>
        <w:t>system</w:t>
      </w:r>
      <w:r w:rsidRPr="00731E57">
        <w:rPr>
          <w:lang w:val="en-US" w:eastAsia="fr-FR"/>
        </w:rPr>
        <w:t xml:space="preserve"> for daily climate data. National practices may differ in terms of quality control rules, thresholds, flags and expert intervention</w:t>
      </w:r>
      <w:r w:rsidRPr="00471B57">
        <w:t xml:space="preserve">. </w:t>
      </w:r>
      <w:r w:rsidR="00471B57" w:rsidRPr="00471B57">
        <w:t>These differences reflect climatic diversity, observing systems, historical practices</w:t>
      </w:r>
      <w:r w:rsidR="00530324">
        <w:t>, staffing availability,</w:t>
      </w:r>
      <w:r w:rsidR="00471B57" w:rsidRPr="00471B57">
        <w:t xml:space="preserve"> and institutional requirements across NMHSs.</w:t>
      </w:r>
    </w:p>
    <w:p w14:paraId="501B1207" w14:textId="77777777" w:rsidR="00471B57" w:rsidRDefault="00731E57" w:rsidP="00C053EF">
      <w:pPr>
        <w:rPr>
          <w:lang w:val="en-US" w:eastAsia="fr-FR"/>
        </w:rPr>
      </w:pPr>
      <w:r w:rsidRPr="00731E57">
        <w:rPr>
          <w:lang w:val="en-US" w:eastAsia="fr-FR"/>
        </w:rPr>
        <w:t>DAYCLI does not prescribe quality control methodologies or thresholds.</w:t>
      </w:r>
    </w:p>
    <w:p w14:paraId="7B8E146A" w14:textId="70D5AB57" w:rsidR="00731E57" w:rsidRPr="00731E57" w:rsidRDefault="00731E57" w:rsidP="00C053EF">
      <w:pPr>
        <w:rPr>
          <w:lang w:val="en-US" w:eastAsia="fr-FR"/>
        </w:rPr>
      </w:pPr>
      <w:r w:rsidRPr="00731E57">
        <w:rPr>
          <w:lang w:val="en-US" w:eastAsia="fr-FR"/>
        </w:rPr>
        <w:t xml:space="preserve">Instead, it is designed to support the </w:t>
      </w:r>
      <w:r w:rsidRPr="00731E57">
        <w:rPr>
          <w:b/>
          <w:bCs/>
          <w:lang w:val="en-US" w:eastAsia="fr-FR"/>
        </w:rPr>
        <w:t>transparent exchange of the outcomes of national quality control processes</w:t>
      </w:r>
      <w:r w:rsidRPr="00731E57">
        <w:rPr>
          <w:lang w:val="en-US" w:eastAsia="fr-FR"/>
        </w:rPr>
        <w:t>, while preserving the meaning and authority of national assessments.</w:t>
      </w:r>
    </w:p>
    <w:p w14:paraId="14B21973" w14:textId="77777777" w:rsidR="00731E57" w:rsidRPr="00731E57" w:rsidRDefault="00731E57" w:rsidP="00C053EF">
      <w:pPr>
        <w:rPr>
          <w:lang w:val="en-US" w:eastAsia="fr-FR"/>
        </w:rPr>
      </w:pPr>
      <w:r w:rsidRPr="00731E57">
        <w:rPr>
          <w:lang w:val="en-US" w:eastAsia="fr-FR"/>
        </w:rPr>
        <w:t xml:space="preserve">Quality control outcomes established within the CDMS may be expressed using national or system-specific flags and codes. Where feasible, these national flags may be </w:t>
      </w:r>
      <w:r w:rsidRPr="00731E57">
        <w:rPr>
          <w:b/>
          <w:bCs/>
          <w:lang w:val="en-US" w:eastAsia="fr-FR"/>
        </w:rPr>
        <w:t>mapped to DAYCLI quality control flags</w:t>
      </w:r>
      <w:r w:rsidRPr="00731E57">
        <w:rPr>
          <w:lang w:val="en-US" w:eastAsia="fr-FR"/>
        </w:rPr>
        <w:t xml:space="preserve"> to support interoperability and common understanding at regional and global levels.</w:t>
      </w:r>
    </w:p>
    <w:p w14:paraId="0F871CD5" w14:textId="77777777" w:rsidR="00731E57" w:rsidRPr="00731E57" w:rsidRDefault="00731E57" w:rsidP="00C053EF">
      <w:pPr>
        <w:rPr>
          <w:lang w:val="en-US" w:eastAsia="fr-FR"/>
        </w:rPr>
      </w:pPr>
      <w:r w:rsidRPr="00731E57">
        <w:rPr>
          <w:lang w:val="en-US" w:eastAsia="fr-FR"/>
        </w:rPr>
        <w:t>The absence of a one-to-one correspondence between national quality control flags and DAYCLI flags shall not prevent data exchange. NMHSs are encouraged to implement such mappings progressively, according to their technical capacity and operational priorities.</w:t>
      </w:r>
    </w:p>
    <w:p w14:paraId="500DE854" w14:textId="79C5A9BF" w:rsidR="00C053EF" w:rsidRPr="00C053EF" w:rsidRDefault="00C053EF" w:rsidP="00C053EF">
      <w:pPr>
        <w:rPr>
          <w:lang w:val="en-US" w:eastAsia="fr-FR"/>
        </w:rPr>
      </w:pPr>
      <w:r w:rsidRPr="00C053EF">
        <w:rPr>
          <w:lang w:val="en-US" w:eastAsia="fr-FR"/>
        </w:rPr>
        <w:t xml:space="preserve">The quality control and quality assurance practices </w:t>
      </w:r>
      <w:r w:rsidR="001C79FF">
        <w:rPr>
          <w:lang w:val="en-US" w:eastAsia="fr-FR"/>
        </w:rPr>
        <w:t xml:space="preserve">that may be </w:t>
      </w:r>
      <w:r w:rsidRPr="00C053EF">
        <w:rPr>
          <w:lang w:val="en-US" w:eastAsia="fr-FR"/>
        </w:rPr>
        <w:t xml:space="preserve">applied to daily climate data are documented in existing WMO guidance material. In particular, NMHSs are encouraged to refer to the </w:t>
      </w:r>
      <w:r w:rsidRPr="00C053EF">
        <w:rPr>
          <w:i/>
          <w:iCs/>
          <w:lang w:val="en-US" w:eastAsia="fr-FR"/>
        </w:rPr>
        <w:t>WMO Guidelines on Surface Station Climate Data Quality Control and Quality Assurance for Climate Applications (WMO-No. 1269)</w:t>
      </w:r>
      <w:r w:rsidRPr="00C053EF">
        <w:rPr>
          <w:lang w:val="en-US" w:eastAsia="fr-FR"/>
        </w:rPr>
        <w:t xml:space="preserve">, the </w:t>
      </w:r>
      <w:r w:rsidRPr="00C053EF">
        <w:rPr>
          <w:i/>
          <w:iCs/>
          <w:lang w:val="en-US" w:eastAsia="fr-FR"/>
        </w:rPr>
        <w:t>Guide to Climatological Practices (WMO-No. 100)</w:t>
      </w:r>
      <w:r w:rsidRPr="00C053EF">
        <w:rPr>
          <w:lang w:val="en-US" w:eastAsia="fr-FR"/>
        </w:rPr>
        <w:t xml:space="preserve">, and the </w:t>
      </w:r>
      <w:r w:rsidRPr="00C053EF">
        <w:rPr>
          <w:i/>
          <w:iCs/>
          <w:lang w:val="en-US" w:eastAsia="fr-FR"/>
        </w:rPr>
        <w:t>Climate Data Management System Specifications (WMO-No. 1131)</w:t>
      </w:r>
      <w:r w:rsidRPr="00C053EF">
        <w:rPr>
          <w:lang w:val="en-US" w:eastAsia="fr-FR"/>
        </w:rPr>
        <w:t xml:space="preserve"> for detailed methodological and system-level guidance.</w:t>
      </w:r>
    </w:p>
    <w:p w14:paraId="4096BBE0" w14:textId="2D7B2A03" w:rsidR="00AF0122" w:rsidRDefault="00C053EF" w:rsidP="00C053EF">
      <w:pPr>
        <w:rPr>
          <w:lang w:val="en-US" w:eastAsia="fr-FR"/>
        </w:rPr>
      </w:pPr>
      <w:r w:rsidRPr="00C053EF">
        <w:rPr>
          <w:lang w:val="en-US" w:eastAsia="fr-FR"/>
        </w:rPr>
        <w:t>These DAYCLI guidelines do not duplicate or replace such documents, but provide a framework for representing the outcomes of national quality control processes in international data exchange.</w:t>
      </w:r>
    </w:p>
    <w:p w14:paraId="690772AE" w14:textId="77777777" w:rsidR="00AF0122" w:rsidRDefault="00AF0122">
      <w:pPr>
        <w:jc w:val="left"/>
        <w:rPr>
          <w:lang w:val="en-US" w:eastAsia="fr-FR"/>
        </w:rPr>
      </w:pPr>
      <w:r>
        <w:rPr>
          <w:lang w:val="en-US" w:eastAsia="fr-FR"/>
        </w:rPr>
        <w:br w:type="page"/>
      </w:r>
    </w:p>
    <w:p w14:paraId="5762891E" w14:textId="77777777" w:rsidR="00AF0122" w:rsidRDefault="00AF0122" w:rsidP="00AF0122">
      <w:pPr>
        <w:pStyle w:val="Titre1"/>
      </w:pPr>
      <w:bookmarkStart w:id="66" w:name="_Toc222331199"/>
      <w:bookmarkStart w:id="67" w:name="_Toc230335795"/>
      <w:r>
        <w:rPr>
          <w:rStyle w:val="lev"/>
          <w:b w:val="0"/>
          <w:bCs w:val="0"/>
        </w:rPr>
        <w:lastRenderedPageBreak/>
        <w:t>Representation of quality information and QC flags</w:t>
      </w:r>
      <w:bookmarkEnd w:id="66"/>
      <w:bookmarkEnd w:id="67"/>
    </w:p>
    <w:p w14:paraId="7A3332B7" w14:textId="4ACD66BD" w:rsidR="00AF0122" w:rsidRPr="00AF0122" w:rsidRDefault="00AF0122" w:rsidP="00AF0122">
      <w:pPr>
        <w:rPr>
          <w:lang w:val="en-US"/>
        </w:rPr>
      </w:pPr>
      <w:r w:rsidRPr="00AF0122">
        <w:rPr>
          <w:lang w:val="en-US"/>
        </w:rPr>
        <w:t xml:space="preserve">DAYCLI supports the representation of </w:t>
      </w:r>
      <w:r w:rsidRPr="00AF0122">
        <w:rPr>
          <w:rStyle w:val="lev"/>
          <w:lang w:val="en-US"/>
        </w:rPr>
        <w:t>quality information</w:t>
      </w:r>
      <w:r w:rsidRPr="00AF0122">
        <w:rPr>
          <w:lang w:val="en-US"/>
        </w:rPr>
        <w:t xml:space="preserve"> associated with daily climate values in order to facilitate transparent and interoperable interpretation of </w:t>
      </w:r>
      <w:r w:rsidR="000069DC">
        <w:rPr>
          <w:lang w:val="en-US"/>
        </w:rPr>
        <w:t xml:space="preserve">the confidence </w:t>
      </w:r>
      <w:r w:rsidR="00023ECF">
        <w:rPr>
          <w:lang w:val="en-US"/>
        </w:rPr>
        <w:t xml:space="preserve">placed in, and contingencies </w:t>
      </w:r>
      <w:r w:rsidR="00B57D46">
        <w:rPr>
          <w:lang w:val="en-US"/>
        </w:rPr>
        <w:t xml:space="preserve">(such as known aggregations) </w:t>
      </w:r>
      <w:r w:rsidR="00023ECF">
        <w:rPr>
          <w:lang w:val="en-US"/>
        </w:rPr>
        <w:t xml:space="preserve">applying to, </w:t>
      </w:r>
      <w:r w:rsidRPr="00AF0122">
        <w:rPr>
          <w:lang w:val="en-US"/>
        </w:rPr>
        <w:t>exchanged data at regional and global levels.</w:t>
      </w:r>
    </w:p>
    <w:p w14:paraId="192D8920" w14:textId="77777777" w:rsidR="00AF0122" w:rsidRPr="00AF0122" w:rsidRDefault="00AF0122" w:rsidP="00AF0122">
      <w:pPr>
        <w:rPr>
          <w:lang w:val="en-US"/>
        </w:rPr>
      </w:pPr>
      <w:r w:rsidRPr="00AF0122">
        <w:rPr>
          <w:lang w:val="en-US"/>
        </w:rPr>
        <w:t xml:space="preserve">Quality information in DAYCLI is expressed through </w:t>
      </w:r>
      <w:r w:rsidRPr="00AF0122">
        <w:rPr>
          <w:rStyle w:val="lev"/>
          <w:lang w:val="en-US"/>
        </w:rPr>
        <w:t>quality control (QC) flags</w:t>
      </w:r>
      <w:r w:rsidRPr="00AF0122">
        <w:rPr>
          <w:lang w:val="en-US"/>
        </w:rPr>
        <w:t xml:space="preserve"> that describe the outcome of national quality control and validation processes applied within the CDMS. These flags provide users with an indication of the confidence that can be placed in a reported daily value and of any known limitations affecting its use.</w:t>
      </w:r>
    </w:p>
    <w:p w14:paraId="02F240CF" w14:textId="622E439E" w:rsidR="00AF0122" w:rsidRPr="00AF0122" w:rsidRDefault="00471B57" w:rsidP="00AF0122">
      <w:pPr>
        <w:rPr>
          <w:lang w:val="en-US"/>
        </w:rPr>
      </w:pPr>
      <w:r w:rsidRPr="001810D1">
        <w:rPr>
          <w:lang w:val="en-US" w:eastAsia="fr-FR"/>
        </w:rPr>
        <w:t>QC flags in DAYCLI are designed to support interoperability. They do not replace national quality control practices or expert judgement</w:t>
      </w:r>
      <w:r w:rsidR="00BF78F0">
        <w:rPr>
          <w:lang w:val="en-US" w:eastAsia="fr-FR"/>
        </w:rPr>
        <w:t xml:space="preserve">; in </w:t>
      </w:r>
      <w:proofErr w:type="gramStart"/>
      <w:r w:rsidR="00BF78F0">
        <w:rPr>
          <w:lang w:val="en-US" w:eastAsia="fr-FR"/>
        </w:rPr>
        <w:t>fact</w:t>
      </w:r>
      <w:proofErr w:type="gramEnd"/>
      <w:r w:rsidR="00BF78F0">
        <w:rPr>
          <w:lang w:val="en-US" w:eastAsia="fr-FR"/>
        </w:rPr>
        <w:t xml:space="preserve"> they rely on these</w:t>
      </w:r>
      <w:r w:rsidRPr="001810D1">
        <w:rPr>
          <w:lang w:val="en-US" w:eastAsia="fr-FR"/>
        </w:rPr>
        <w:t>.</w:t>
      </w:r>
      <w:r>
        <w:rPr>
          <w:lang w:val="en-US" w:eastAsia="fr-FR"/>
        </w:rPr>
        <w:t xml:space="preserve"> </w:t>
      </w:r>
      <w:r w:rsidR="00AF0122" w:rsidRPr="00AF0122">
        <w:rPr>
          <w:lang w:val="en-US"/>
        </w:rPr>
        <w:t>They provide a common framework for communicating quality information while preserving the meaning and authority of national assessments.</w:t>
      </w:r>
    </w:p>
    <w:p w14:paraId="4A30884B" w14:textId="77777777" w:rsidR="00471B57" w:rsidRPr="001810D1" w:rsidRDefault="00AF0122" w:rsidP="00471B57">
      <w:pPr>
        <w:spacing w:beforeAutospacing="1" w:after="100" w:afterAutospacing="1" w:line="240" w:lineRule="auto"/>
        <w:rPr>
          <w:rFonts w:ascii="Times New Roman" w:eastAsia="Times New Roman" w:hAnsi="Times New Roman" w:cs="Times New Roman"/>
          <w:sz w:val="24"/>
          <w:szCs w:val="24"/>
          <w:lang w:val="en-US" w:eastAsia="fr-FR"/>
        </w:rPr>
      </w:pPr>
      <w:r w:rsidRPr="00AF0122">
        <w:rPr>
          <w:lang w:val="en-US"/>
        </w:rPr>
        <w:t xml:space="preserve">National or CDMS-specific QC flags and codes may differ in structure, number and semantics. Where feasible, NMHSs may establish a </w:t>
      </w:r>
      <w:r w:rsidRPr="00AF0122">
        <w:rPr>
          <w:rStyle w:val="lev"/>
          <w:lang w:val="en-US"/>
        </w:rPr>
        <w:t>mapping</w:t>
      </w:r>
      <w:r w:rsidRPr="00AF0122">
        <w:rPr>
          <w:lang w:val="en-US"/>
        </w:rPr>
        <w:t xml:space="preserve"> between their national QC flags and the DAYCLI QC flags to support consistent international interpretation. </w:t>
      </w:r>
      <w:r w:rsidR="00471B57" w:rsidRPr="00471B57">
        <w:t>Such mappings, where implemented, are expected to be defined and maintained at national level.</w:t>
      </w:r>
    </w:p>
    <w:p w14:paraId="5F9F0419" w14:textId="58FBAD34" w:rsidR="00AF0122" w:rsidRPr="00AF0122" w:rsidRDefault="00AF0122" w:rsidP="00AF0122">
      <w:pPr>
        <w:rPr>
          <w:lang w:val="en-US"/>
        </w:rPr>
      </w:pPr>
      <w:r w:rsidRPr="00AF0122">
        <w:rPr>
          <w:lang w:val="en-US"/>
        </w:rPr>
        <w:t>The absence of a QC flag associated with a reported daily value does not imply that the value has not undergone quality control. It may reflect limitations in mapping national QC information to the DAYCLI representation or a progressive implementation approach. The absence of QC flags shall not prevent the exchange of DAYCLI messages.</w:t>
      </w:r>
    </w:p>
    <w:p w14:paraId="726D2E30" w14:textId="3085099E" w:rsidR="00ED2597" w:rsidRDefault="00AF0122" w:rsidP="00AF0122">
      <w:pPr>
        <w:rPr>
          <w:lang w:val="en-US"/>
        </w:rPr>
      </w:pPr>
      <w:r w:rsidRPr="00AF0122">
        <w:rPr>
          <w:lang w:val="en-US"/>
        </w:rPr>
        <w:t>QC flags should be interpreted in conjunction with other metadata and contextual information, including siting classification, measurement quality classification and national climatological practices. Users of DAYCLI data are encouraged to consider quality information as guidance rather than as an absolute measure of data usability.</w:t>
      </w:r>
    </w:p>
    <w:p w14:paraId="1C574D55" w14:textId="2493F95A" w:rsidR="009C3813" w:rsidRDefault="009C3813">
      <w:pPr>
        <w:jc w:val="left"/>
        <w:rPr>
          <w:lang w:val="en-US"/>
        </w:rPr>
      </w:pPr>
      <w:r>
        <w:rPr>
          <w:lang w:val="en-US"/>
        </w:rPr>
        <w:t>The DAYCLI quality control flags are listed in the table</w:t>
      </w:r>
      <w:r w:rsidR="00FD7A3A">
        <w:rPr>
          <w:lang w:val="en-US"/>
        </w:rPr>
        <w:t>13</w:t>
      </w:r>
      <w:r>
        <w:rPr>
          <w:lang w:val="en-US"/>
        </w:rPr>
        <w:t xml:space="preserve"> below:</w:t>
      </w:r>
    </w:p>
    <w:tbl>
      <w:tblPr>
        <w:tblStyle w:val="Grilledutableau"/>
        <w:tblW w:w="0" w:type="auto"/>
        <w:tblLook w:val="04A0" w:firstRow="1" w:lastRow="0" w:firstColumn="1" w:lastColumn="0" w:noHBand="0" w:noVBand="1"/>
      </w:tblPr>
      <w:tblGrid>
        <w:gridCol w:w="2405"/>
        <w:gridCol w:w="6611"/>
      </w:tblGrid>
      <w:tr w:rsidR="009C3813" w:rsidRPr="002E006C" w14:paraId="26812AC6" w14:textId="77777777" w:rsidTr="006B05C7">
        <w:tc>
          <w:tcPr>
            <w:tcW w:w="2405" w:type="dxa"/>
          </w:tcPr>
          <w:p w14:paraId="27D85A4A" w14:textId="77777777" w:rsidR="009C3813" w:rsidRPr="002E006C" w:rsidRDefault="009C3813" w:rsidP="006B05C7">
            <w:pPr>
              <w:jc w:val="center"/>
              <w:rPr>
                <w:lang w:val="en-US"/>
              </w:rPr>
            </w:pPr>
            <w:r w:rsidRPr="002E006C">
              <w:rPr>
                <w:lang w:val="en-US"/>
              </w:rPr>
              <w:t>Code Quality Flag</w:t>
            </w:r>
          </w:p>
        </w:tc>
        <w:tc>
          <w:tcPr>
            <w:tcW w:w="6611" w:type="dxa"/>
          </w:tcPr>
          <w:p w14:paraId="320C8CC5" w14:textId="77777777" w:rsidR="009C3813" w:rsidRPr="002E006C" w:rsidRDefault="009C3813" w:rsidP="006B05C7">
            <w:pPr>
              <w:jc w:val="center"/>
              <w:rPr>
                <w:lang w:val="en-US"/>
              </w:rPr>
            </w:pPr>
            <w:r w:rsidRPr="002E006C">
              <w:rPr>
                <w:lang w:val="en-US"/>
              </w:rPr>
              <w:t>Meaning</w:t>
            </w:r>
          </w:p>
        </w:tc>
      </w:tr>
      <w:tr w:rsidR="009C3813" w:rsidRPr="002E006C" w14:paraId="07A7179F" w14:textId="77777777" w:rsidTr="006B05C7">
        <w:tc>
          <w:tcPr>
            <w:tcW w:w="2405" w:type="dxa"/>
          </w:tcPr>
          <w:p w14:paraId="4452B32A" w14:textId="77777777" w:rsidR="009C3813" w:rsidRPr="002E006C" w:rsidRDefault="009C3813" w:rsidP="006B05C7">
            <w:pPr>
              <w:rPr>
                <w:lang w:val="en-US"/>
              </w:rPr>
            </w:pPr>
            <w:r w:rsidRPr="002E006C">
              <w:rPr>
                <w:lang w:val="en-US"/>
              </w:rPr>
              <w:t>0</w:t>
            </w:r>
          </w:p>
        </w:tc>
        <w:tc>
          <w:tcPr>
            <w:tcW w:w="6611" w:type="dxa"/>
          </w:tcPr>
          <w:p w14:paraId="33B025CE" w14:textId="77777777" w:rsidR="009C3813" w:rsidRPr="002E006C" w:rsidRDefault="009C3813" w:rsidP="006B05C7">
            <w:pPr>
              <w:rPr>
                <w:lang w:val="en-US"/>
              </w:rPr>
            </w:pPr>
            <w:r w:rsidRPr="002E006C">
              <w:rPr>
                <w:lang w:val="en-US"/>
              </w:rPr>
              <w:t>Data checked and declared good</w:t>
            </w:r>
          </w:p>
        </w:tc>
      </w:tr>
      <w:tr w:rsidR="009C3813" w:rsidRPr="002E006C" w14:paraId="6FBFB31C" w14:textId="77777777" w:rsidTr="006B05C7">
        <w:tc>
          <w:tcPr>
            <w:tcW w:w="2405" w:type="dxa"/>
          </w:tcPr>
          <w:p w14:paraId="3041E2B0" w14:textId="77777777" w:rsidR="009C3813" w:rsidRPr="002E006C" w:rsidRDefault="009C3813" w:rsidP="006B05C7">
            <w:pPr>
              <w:rPr>
                <w:lang w:val="en-US"/>
              </w:rPr>
            </w:pPr>
            <w:r w:rsidRPr="002E006C">
              <w:rPr>
                <w:lang w:val="en-US"/>
              </w:rPr>
              <w:t>1</w:t>
            </w:r>
          </w:p>
        </w:tc>
        <w:tc>
          <w:tcPr>
            <w:tcW w:w="6611" w:type="dxa"/>
          </w:tcPr>
          <w:p w14:paraId="6AA24F0E" w14:textId="53B72AF2" w:rsidR="009C3813" w:rsidRPr="002E006C" w:rsidRDefault="009C3813" w:rsidP="006B05C7">
            <w:pPr>
              <w:rPr>
                <w:lang w:val="en-US"/>
              </w:rPr>
            </w:pPr>
            <w:r w:rsidRPr="002E006C">
              <w:rPr>
                <w:lang w:val="en-US"/>
              </w:rPr>
              <w:t>Data checked and declared suspect</w:t>
            </w:r>
          </w:p>
        </w:tc>
      </w:tr>
      <w:tr w:rsidR="009C3813" w:rsidRPr="002E006C" w14:paraId="616084A8" w14:textId="77777777" w:rsidTr="006B05C7">
        <w:tc>
          <w:tcPr>
            <w:tcW w:w="2405" w:type="dxa"/>
          </w:tcPr>
          <w:p w14:paraId="28473003" w14:textId="77777777" w:rsidR="009C3813" w:rsidRPr="002E006C" w:rsidRDefault="009C3813" w:rsidP="006B05C7">
            <w:pPr>
              <w:rPr>
                <w:lang w:val="en-US"/>
              </w:rPr>
            </w:pPr>
            <w:r w:rsidRPr="002E006C">
              <w:rPr>
                <w:lang w:val="en-US"/>
              </w:rPr>
              <w:t>2</w:t>
            </w:r>
          </w:p>
        </w:tc>
        <w:tc>
          <w:tcPr>
            <w:tcW w:w="6611" w:type="dxa"/>
          </w:tcPr>
          <w:p w14:paraId="4E0999DD" w14:textId="77777777" w:rsidR="009C3813" w:rsidRPr="002E006C" w:rsidRDefault="009C3813" w:rsidP="006B05C7">
            <w:pPr>
              <w:rPr>
                <w:lang w:val="en-US"/>
              </w:rPr>
            </w:pPr>
            <w:r w:rsidRPr="002E006C">
              <w:rPr>
                <w:lang w:val="en-US"/>
              </w:rPr>
              <w:t>Data checked and declared aggregated</w:t>
            </w:r>
          </w:p>
        </w:tc>
      </w:tr>
      <w:tr w:rsidR="009C3813" w:rsidRPr="002E006C" w14:paraId="08019651" w14:textId="77777777" w:rsidTr="006B05C7">
        <w:tc>
          <w:tcPr>
            <w:tcW w:w="2405" w:type="dxa"/>
          </w:tcPr>
          <w:p w14:paraId="4ECE04E9" w14:textId="77777777" w:rsidR="009C3813" w:rsidRPr="002E006C" w:rsidRDefault="009C3813" w:rsidP="006B05C7">
            <w:pPr>
              <w:rPr>
                <w:lang w:val="en-US"/>
              </w:rPr>
            </w:pPr>
            <w:r w:rsidRPr="002E006C">
              <w:rPr>
                <w:lang w:val="en-US"/>
              </w:rPr>
              <w:t>3</w:t>
            </w:r>
          </w:p>
        </w:tc>
        <w:tc>
          <w:tcPr>
            <w:tcW w:w="6611" w:type="dxa"/>
          </w:tcPr>
          <w:p w14:paraId="509F3D5A" w14:textId="77777777" w:rsidR="009C3813" w:rsidRPr="002E006C" w:rsidRDefault="009C3813" w:rsidP="006B05C7">
            <w:pPr>
              <w:rPr>
                <w:lang w:val="en-US"/>
              </w:rPr>
            </w:pPr>
            <w:r w:rsidRPr="002E006C">
              <w:rPr>
                <w:lang w:val="en-US"/>
              </w:rPr>
              <w:t>Data checked and declared out of instrument range</w:t>
            </w:r>
          </w:p>
        </w:tc>
      </w:tr>
      <w:tr w:rsidR="009C3813" w:rsidRPr="002E006C" w14:paraId="1E61FEEB" w14:textId="77777777" w:rsidTr="006B05C7">
        <w:tc>
          <w:tcPr>
            <w:tcW w:w="2405" w:type="dxa"/>
          </w:tcPr>
          <w:p w14:paraId="3FF05520" w14:textId="77777777" w:rsidR="009C3813" w:rsidRPr="002E006C" w:rsidRDefault="009C3813" w:rsidP="006B05C7">
            <w:pPr>
              <w:rPr>
                <w:lang w:val="en-US"/>
              </w:rPr>
            </w:pPr>
            <w:r w:rsidRPr="002E006C">
              <w:rPr>
                <w:lang w:val="en-US"/>
              </w:rPr>
              <w:t>4</w:t>
            </w:r>
          </w:p>
        </w:tc>
        <w:tc>
          <w:tcPr>
            <w:tcW w:w="6611" w:type="dxa"/>
          </w:tcPr>
          <w:p w14:paraId="01FE9335" w14:textId="77777777" w:rsidR="009C3813" w:rsidRPr="002E006C" w:rsidRDefault="009C3813" w:rsidP="006B05C7">
            <w:pPr>
              <w:rPr>
                <w:lang w:val="en-US"/>
              </w:rPr>
            </w:pPr>
            <w:r w:rsidRPr="002E006C">
              <w:rPr>
                <w:lang w:val="en-US"/>
              </w:rPr>
              <w:t>Data checked and declared aggregated and out of instrument range</w:t>
            </w:r>
          </w:p>
        </w:tc>
      </w:tr>
      <w:tr w:rsidR="009C3813" w:rsidRPr="002E006C" w14:paraId="45DB73E0" w14:textId="77777777" w:rsidTr="006B05C7">
        <w:tc>
          <w:tcPr>
            <w:tcW w:w="2405" w:type="dxa"/>
          </w:tcPr>
          <w:p w14:paraId="307D4CB9" w14:textId="77777777" w:rsidR="009C3813" w:rsidRPr="002E006C" w:rsidRDefault="009C3813" w:rsidP="006B05C7">
            <w:pPr>
              <w:rPr>
                <w:lang w:val="en-US"/>
              </w:rPr>
            </w:pPr>
            <w:r w:rsidRPr="002E006C">
              <w:rPr>
                <w:lang w:val="en-US"/>
              </w:rPr>
              <w:t>5</w:t>
            </w:r>
          </w:p>
        </w:tc>
        <w:tc>
          <w:tcPr>
            <w:tcW w:w="6611" w:type="dxa"/>
          </w:tcPr>
          <w:p w14:paraId="51F52D66" w14:textId="77777777" w:rsidR="009C3813" w:rsidRPr="002E006C" w:rsidRDefault="009C3813" w:rsidP="006B05C7">
            <w:pPr>
              <w:rPr>
                <w:lang w:val="en-US"/>
              </w:rPr>
            </w:pPr>
            <w:r w:rsidRPr="002E006C">
              <w:rPr>
                <w:lang w:val="en-US"/>
              </w:rPr>
              <w:t>Parameter is not measured at the station</w:t>
            </w:r>
          </w:p>
        </w:tc>
      </w:tr>
      <w:tr w:rsidR="009C3813" w:rsidRPr="002E006C" w14:paraId="251B0961" w14:textId="77777777" w:rsidTr="006B05C7">
        <w:tc>
          <w:tcPr>
            <w:tcW w:w="2405" w:type="dxa"/>
          </w:tcPr>
          <w:p w14:paraId="0EF93FB4" w14:textId="77777777" w:rsidR="009C3813" w:rsidRPr="002E006C" w:rsidRDefault="009C3813" w:rsidP="006B05C7">
            <w:pPr>
              <w:rPr>
                <w:lang w:val="en-US"/>
              </w:rPr>
            </w:pPr>
            <w:r w:rsidRPr="002E006C">
              <w:rPr>
                <w:lang w:val="en-US"/>
              </w:rPr>
              <w:t>6</w:t>
            </w:r>
          </w:p>
        </w:tc>
        <w:tc>
          <w:tcPr>
            <w:tcW w:w="6611" w:type="dxa"/>
          </w:tcPr>
          <w:p w14:paraId="0B0DA261" w14:textId="77777777" w:rsidR="009C3813" w:rsidRPr="002E006C" w:rsidRDefault="009C3813" w:rsidP="006B05C7">
            <w:pPr>
              <w:rPr>
                <w:lang w:val="en-US"/>
              </w:rPr>
            </w:pPr>
            <w:r w:rsidRPr="002E006C">
              <w:rPr>
                <w:lang w:val="en-US"/>
              </w:rPr>
              <w:t>Daily value not provided</w:t>
            </w:r>
          </w:p>
        </w:tc>
      </w:tr>
      <w:tr w:rsidR="009C3813" w:rsidRPr="002E006C" w14:paraId="3B38E115" w14:textId="77777777" w:rsidTr="006B05C7">
        <w:tc>
          <w:tcPr>
            <w:tcW w:w="2405" w:type="dxa"/>
          </w:tcPr>
          <w:p w14:paraId="1943932D" w14:textId="77777777" w:rsidR="009C3813" w:rsidRPr="002E006C" w:rsidRDefault="009C3813" w:rsidP="006B05C7">
            <w:pPr>
              <w:rPr>
                <w:lang w:val="en-US"/>
              </w:rPr>
            </w:pPr>
            <w:r w:rsidRPr="002E006C">
              <w:rPr>
                <w:lang w:val="en-US"/>
              </w:rPr>
              <w:t>7</w:t>
            </w:r>
          </w:p>
        </w:tc>
        <w:tc>
          <w:tcPr>
            <w:tcW w:w="6611" w:type="dxa"/>
          </w:tcPr>
          <w:p w14:paraId="5071DD05" w14:textId="77777777" w:rsidR="009C3813" w:rsidRPr="002E006C" w:rsidRDefault="009C3813" w:rsidP="006B05C7">
            <w:pPr>
              <w:rPr>
                <w:lang w:val="en-US"/>
              </w:rPr>
            </w:pPr>
            <w:r w:rsidRPr="002E006C">
              <w:rPr>
                <w:lang w:val="en-US"/>
              </w:rPr>
              <w:t>Data unchecked</w:t>
            </w:r>
          </w:p>
        </w:tc>
      </w:tr>
      <w:tr w:rsidR="009C3813" w:rsidRPr="002E006C" w14:paraId="5A92549F" w14:textId="77777777" w:rsidTr="006B05C7">
        <w:tc>
          <w:tcPr>
            <w:tcW w:w="2405" w:type="dxa"/>
          </w:tcPr>
          <w:p w14:paraId="101FBB6C" w14:textId="77777777" w:rsidR="009C3813" w:rsidRPr="002E006C" w:rsidRDefault="009C3813" w:rsidP="006B05C7">
            <w:pPr>
              <w:rPr>
                <w:lang w:val="en-US"/>
              </w:rPr>
            </w:pPr>
            <w:r w:rsidRPr="002E006C">
              <w:rPr>
                <w:lang w:val="en-US"/>
              </w:rPr>
              <w:t>8…254</w:t>
            </w:r>
          </w:p>
        </w:tc>
        <w:tc>
          <w:tcPr>
            <w:tcW w:w="6611" w:type="dxa"/>
          </w:tcPr>
          <w:p w14:paraId="2C65DB14" w14:textId="77777777" w:rsidR="009C3813" w:rsidRPr="002E006C" w:rsidRDefault="009C3813" w:rsidP="006B05C7">
            <w:pPr>
              <w:rPr>
                <w:lang w:val="en-US"/>
              </w:rPr>
            </w:pPr>
            <w:r w:rsidRPr="002E006C">
              <w:rPr>
                <w:lang w:val="en-US"/>
              </w:rPr>
              <w:t>Reserved</w:t>
            </w:r>
          </w:p>
        </w:tc>
      </w:tr>
      <w:tr w:rsidR="009C3813" w:rsidRPr="002E006C" w14:paraId="351DE769" w14:textId="77777777" w:rsidTr="006B05C7">
        <w:tc>
          <w:tcPr>
            <w:tcW w:w="2405" w:type="dxa"/>
          </w:tcPr>
          <w:p w14:paraId="3AC5471B" w14:textId="77777777" w:rsidR="009C3813" w:rsidRPr="002E006C" w:rsidRDefault="009C3813" w:rsidP="006B05C7">
            <w:pPr>
              <w:rPr>
                <w:lang w:val="en-US"/>
              </w:rPr>
            </w:pPr>
            <w:r w:rsidRPr="002E006C">
              <w:rPr>
                <w:lang w:val="en-US"/>
              </w:rPr>
              <w:t>255</w:t>
            </w:r>
          </w:p>
        </w:tc>
        <w:tc>
          <w:tcPr>
            <w:tcW w:w="6611" w:type="dxa"/>
          </w:tcPr>
          <w:p w14:paraId="3D45AD80" w14:textId="77777777" w:rsidR="009C3813" w:rsidRPr="002E006C" w:rsidRDefault="009C3813" w:rsidP="006B05C7">
            <w:pPr>
              <w:rPr>
                <w:lang w:val="en-US"/>
              </w:rPr>
            </w:pPr>
            <w:r w:rsidRPr="002E006C">
              <w:rPr>
                <w:lang w:val="en-US"/>
              </w:rPr>
              <w:t>Missing (QC info not available)</w:t>
            </w:r>
          </w:p>
        </w:tc>
      </w:tr>
    </w:tbl>
    <w:p w14:paraId="1AA76C9E" w14:textId="16BC8B48" w:rsidR="009C3813" w:rsidRPr="003A330D" w:rsidRDefault="009C3813" w:rsidP="003A330D">
      <w:pPr>
        <w:pStyle w:val="Lgende"/>
        <w:rPr>
          <w:rStyle w:val="Rfrencelgre"/>
          <w:rFonts w:asciiTheme="minorHAnsi" w:eastAsiaTheme="minorHAnsi" w:hAnsiTheme="minorHAnsi" w:cstheme="minorBidi"/>
          <w:kern w:val="2"/>
          <w:sz w:val="22"/>
          <w:szCs w:val="18"/>
          <w:lang w:val="en-AU" w:eastAsia="en-US"/>
          <w14:ligatures w14:val="standardContextual"/>
        </w:rPr>
      </w:pPr>
      <w:r w:rsidRPr="003A330D">
        <w:rPr>
          <w:rStyle w:val="Rfrencelgre"/>
          <w:rFonts w:asciiTheme="minorHAnsi" w:eastAsiaTheme="minorHAnsi" w:hAnsiTheme="minorHAnsi" w:cstheme="minorBidi"/>
          <w:kern w:val="2"/>
          <w:sz w:val="22"/>
          <w:szCs w:val="18"/>
          <w:lang w:val="en-AU" w:eastAsia="en-US"/>
          <w14:ligatures w14:val="standardContextual"/>
        </w:rPr>
        <w:t>Table</w:t>
      </w:r>
      <w:r w:rsidR="00D86A3D" w:rsidRPr="003A330D">
        <w:rPr>
          <w:rStyle w:val="Rfrencelgre"/>
          <w:rFonts w:asciiTheme="minorHAnsi" w:eastAsiaTheme="minorHAnsi" w:hAnsiTheme="minorHAnsi" w:cstheme="minorBidi"/>
          <w:kern w:val="2"/>
          <w:sz w:val="22"/>
          <w:szCs w:val="18"/>
          <w:lang w:val="en-AU" w:eastAsia="en-US"/>
          <w14:ligatures w14:val="standardContextual"/>
        </w:rPr>
        <w:t>-</w:t>
      </w:r>
      <w:r w:rsidR="007156B7" w:rsidRPr="003A330D">
        <w:rPr>
          <w:rStyle w:val="Rfrencelgre"/>
          <w:rFonts w:asciiTheme="minorHAnsi" w:eastAsiaTheme="minorHAnsi" w:hAnsiTheme="minorHAnsi" w:cstheme="minorBidi"/>
          <w:kern w:val="2"/>
          <w:sz w:val="22"/>
          <w:szCs w:val="18"/>
          <w:lang w:val="en-AU" w:eastAsia="en-US"/>
          <w14:ligatures w14:val="standardContextual"/>
        </w:rPr>
        <w:t>1</w:t>
      </w:r>
      <w:r w:rsidR="00FD7A3A" w:rsidRPr="003A330D">
        <w:rPr>
          <w:rStyle w:val="Rfrencelgre"/>
          <w:rFonts w:asciiTheme="minorHAnsi" w:eastAsiaTheme="minorHAnsi" w:hAnsiTheme="minorHAnsi" w:cstheme="minorBidi"/>
          <w:kern w:val="2"/>
          <w:sz w:val="22"/>
          <w:szCs w:val="18"/>
          <w:lang w:val="en-AU" w:eastAsia="en-US"/>
          <w14:ligatures w14:val="standardContextual"/>
        </w:rPr>
        <w:t>3</w:t>
      </w:r>
      <w:r w:rsidRPr="003A330D">
        <w:rPr>
          <w:rStyle w:val="Rfrencelgre"/>
          <w:rFonts w:asciiTheme="minorHAnsi" w:eastAsiaTheme="minorHAnsi" w:hAnsiTheme="minorHAnsi" w:cstheme="minorBidi"/>
          <w:kern w:val="2"/>
          <w:sz w:val="22"/>
          <w:szCs w:val="18"/>
          <w:lang w:val="en-AU" w:eastAsia="en-US"/>
          <w14:ligatures w14:val="standardContextual"/>
        </w:rPr>
        <w:t>: QC flags of DAYCLI</w:t>
      </w:r>
      <w:r w:rsidR="0069263C" w:rsidRPr="003A330D">
        <w:rPr>
          <w:rStyle w:val="Rfrencelgre"/>
          <w:rFonts w:asciiTheme="minorHAnsi" w:eastAsiaTheme="minorHAnsi" w:hAnsiTheme="minorHAnsi" w:cstheme="minorBidi"/>
          <w:kern w:val="2"/>
          <w:sz w:val="22"/>
          <w:szCs w:val="18"/>
          <w:lang w:val="en-AU" w:eastAsia="en-US"/>
          <w14:ligatures w14:val="standardContextual"/>
        </w:rPr>
        <w:t xml:space="preserve"> (</w:t>
      </w:r>
      <w:r w:rsidR="00FD7A3A" w:rsidRPr="003A330D">
        <w:rPr>
          <w:rStyle w:val="Rfrencelgre"/>
          <w:rFonts w:asciiTheme="minorHAnsi" w:eastAsiaTheme="minorHAnsi" w:hAnsiTheme="minorHAnsi" w:cstheme="minorBidi"/>
          <w:kern w:val="2"/>
          <w:sz w:val="22"/>
          <w:szCs w:val="18"/>
          <w:lang w:val="en-AU" w:eastAsia="en-US"/>
          <w14:ligatures w14:val="standardContextual"/>
        </w:rPr>
        <w:t xml:space="preserve">BUFR </w:t>
      </w:r>
      <w:r w:rsidR="0069263C" w:rsidRPr="003A330D">
        <w:rPr>
          <w:rStyle w:val="Rfrencelgre"/>
          <w:rFonts w:asciiTheme="minorHAnsi" w:eastAsiaTheme="minorHAnsi" w:hAnsiTheme="minorHAnsi" w:cstheme="minorBidi"/>
          <w:kern w:val="2"/>
          <w:sz w:val="22"/>
          <w:szCs w:val="18"/>
          <w:lang w:val="en-AU" w:eastAsia="en-US"/>
          <w14:ligatures w14:val="standardContextual"/>
        </w:rPr>
        <w:t>Table 0 31 021 Associated field significance)</w:t>
      </w:r>
    </w:p>
    <w:p w14:paraId="20607C83" w14:textId="3E4A63BF" w:rsidR="003A330D" w:rsidRDefault="003A330D" w:rsidP="007874FB">
      <w:pPr>
        <w:rPr>
          <w:lang w:val="en-US"/>
        </w:rPr>
      </w:pPr>
      <w:r>
        <w:rPr>
          <w:lang w:val="en-US"/>
        </w:rPr>
        <w:t xml:space="preserve">Note: </w:t>
      </w:r>
      <w:r>
        <w:t xml:space="preserve">Some NMHSs use the terminology “Suspect” to mean there is considerable doubt about the value, and it would therefore not be considered suitable for exchange, or even in local product development. </w:t>
      </w:r>
      <w:proofErr w:type="gramStart"/>
      <w:r>
        <w:t>However</w:t>
      </w:r>
      <w:proofErr w:type="gramEnd"/>
      <w:r>
        <w:t xml:space="preserve"> “Suspect” in the DAYCLI context indicates that while there may be some doubt that the value is an unqualifiedly accurate representation of the observation, confidence in the value is sufficient to permit exchange and use.</w:t>
      </w:r>
    </w:p>
    <w:p w14:paraId="7B861FD7" w14:textId="191A489D" w:rsidR="009C3813" w:rsidRDefault="009C3813" w:rsidP="007874FB">
      <w:pPr>
        <w:rPr>
          <w:lang w:val="en-US"/>
        </w:rPr>
      </w:pPr>
      <w:r w:rsidRPr="007874FB">
        <w:rPr>
          <w:lang w:val="en-US"/>
        </w:rPr>
        <w:t>In this classification, “Data checked” indicates that</w:t>
      </w:r>
      <w:r w:rsidRPr="007874FB">
        <w:rPr>
          <w:b/>
          <w:bCs/>
          <w:lang w:val="en-US"/>
        </w:rPr>
        <w:t xml:space="preserve"> </w:t>
      </w:r>
      <w:r w:rsidRPr="007874FB">
        <w:rPr>
          <w:lang w:val="en-US"/>
        </w:rPr>
        <w:t>the data have been checked by personnel or systems assigned the relevant authority, and an adjudication made as to whether the data are declared to be fit (or unfit) for at least immediate operational use</w:t>
      </w:r>
      <w:r w:rsidR="007874FB" w:rsidRPr="007874FB">
        <w:rPr>
          <w:lang w:val="en-US"/>
        </w:rPr>
        <w:t>.</w:t>
      </w:r>
      <w:r w:rsidR="009863F3">
        <w:rPr>
          <w:lang w:val="en-US"/>
        </w:rPr>
        <w:t xml:space="preserve"> If QC is not </w:t>
      </w:r>
      <w:r w:rsidR="00AF60F0">
        <w:rPr>
          <w:lang w:val="en-US"/>
        </w:rPr>
        <w:t>carried out, then the “Data unchecked” flag should be assigned.</w:t>
      </w:r>
    </w:p>
    <w:p w14:paraId="70FC6575" w14:textId="0BEBA272" w:rsidR="007D1EE8" w:rsidRPr="007D1EE8" w:rsidRDefault="007D1EE8" w:rsidP="007D1EE8">
      <w:r w:rsidRPr="001810D1">
        <w:rPr>
          <w:lang w:val="en-US" w:eastAsia="fr-FR"/>
        </w:rPr>
        <w:t>These QC flags are intended to support interpretation and transparency, not to define acceptance or rejection criteria for climate data use.</w:t>
      </w:r>
      <w:r w:rsidR="000E282E">
        <w:rPr>
          <w:lang w:val="en-US" w:eastAsia="fr-FR"/>
        </w:rPr>
        <w:t xml:space="preserve"> </w:t>
      </w:r>
      <w:r w:rsidR="000E282E" w:rsidRPr="000E282E">
        <w:rPr>
          <w:lang w:val="en-US" w:eastAsia="fr-FR"/>
        </w:rPr>
        <w:t>The definitions of the QC flags are given below.</w:t>
      </w:r>
    </w:p>
    <w:p w14:paraId="224DBFB0" w14:textId="77777777" w:rsidR="009C3813" w:rsidRDefault="009C3813" w:rsidP="000E282E">
      <w:pPr>
        <w:pStyle w:val="Titre2"/>
      </w:pPr>
      <w:r w:rsidRPr="002E006C">
        <w:lastRenderedPageBreak/>
        <w:tab/>
      </w:r>
      <w:bookmarkStart w:id="68" w:name="_Toc230335796"/>
      <w:r w:rsidRPr="002E006C">
        <w:t>Data checked and declared “Good”</w:t>
      </w:r>
      <w:bookmarkEnd w:id="68"/>
    </w:p>
    <w:p w14:paraId="1BBF8ED8" w14:textId="30087E22" w:rsidR="009C3813" w:rsidRPr="002E006C" w:rsidRDefault="009C3813" w:rsidP="009C3813">
      <w:pPr>
        <w:rPr>
          <w:rFonts w:cs="Calibri"/>
          <w:color w:val="000000" w:themeColor="text1"/>
          <w:sz w:val="24"/>
          <w:szCs w:val="24"/>
          <w:lang w:val="en-US"/>
        </w:rPr>
      </w:pPr>
      <w:r w:rsidRPr="002E006C">
        <w:rPr>
          <w:lang w:val="en-US"/>
        </w:rPr>
        <w:t xml:space="preserve"> Checks inspire confidence that the value assessed is a true representation of the variable for that day. A piece of data (datum) may fail one QC test, but confirmatory evidence may exist that the datum is still reliable. For instance, an extremely high temperature value is supported by similarly extreme values at neighboring stations. </w:t>
      </w:r>
    </w:p>
    <w:p w14:paraId="5255A075" w14:textId="77777777" w:rsidR="009C3813" w:rsidRPr="000E282E" w:rsidRDefault="009C3813" w:rsidP="000E282E">
      <w:pPr>
        <w:pStyle w:val="Titre2"/>
      </w:pPr>
      <w:bookmarkStart w:id="69" w:name="_Toc220600346"/>
      <w:bookmarkStart w:id="70" w:name="_Toc230335797"/>
      <w:r w:rsidRPr="000E282E">
        <w:t>Data checked and declared “Suspect”</w:t>
      </w:r>
      <w:bookmarkEnd w:id="69"/>
      <w:bookmarkEnd w:id="70"/>
    </w:p>
    <w:p w14:paraId="39F97DC6" w14:textId="77777777" w:rsidR="009C3813" w:rsidRPr="002E006C" w:rsidRDefault="009C3813" w:rsidP="009C3813">
      <w:pPr>
        <w:rPr>
          <w:rFonts w:cs="Calibri"/>
          <w:color w:val="000000" w:themeColor="text1"/>
          <w:sz w:val="24"/>
          <w:szCs w:val="24"/>
          <w:lang w:val="en-US"/>
        </w:rPr>
      </w:pPr>
      <w:r w:rsidRPr="002E006C">
        <w:rPr>
          <w:rFonts w:cs="Calibri"/>
          <w:color w:val="000000" w:themeColor="text1"/>
          <w:sz w:val="24"/>
          <w:szCs w:val="24"/>
          <w:lang w:val="en-US"/>
        </w:rPr>
        <w:t xml:space="preserve">Observation fails more than one QC test, is on the whole regarded as probably accurate, but there is some minor doubt. Overall, the operator would have at least medium confidence in the data, so it should still be exchanged. </w:t>
      </w:r>
    </w:p>
    <w:p w14:paraId="335AE388" w14:textId="77777777" w:rsidR="009C3813" w:rsidRPr="009C3813" w:rsidRDefault="009C3813" w:rsidP="009C3813">
      <w:pPr>
        <w:rPr>
          <w:rFonts w:cs="Calibri"/>
          <w:b/>
          <w:color w:val="000000" w:themeColor="text1"/>
          <w:sz w:val="24"/>
          <w:szCs w:val="24"/>
          <w:lang w:val="en-US"/>
        </w:rPr>
      </w:pPr>
      <w:r w:rsidRPr="009C3813">
        <w:rPr>
          <w:rFonts w:cs="Calibri"/>
          <w:b/>
          <w:color w:val="000000" w:themeColor="text1"/>
          <w:sz w:val="24"/>
          <w:szCs w:val="24"/>
          <w:lang w:val="en-US"/>
        </w:rPr>
        <w:t>Note: Where</w:t>
      </w:r>
      <w:r w:rsidRPr="009C3813">
        <w:rPr>
          <w:rFonts w:cs="Calibri"/>
          <w:b/>
          <w:bCs/>
          <w:color w:val="000000" w:themeColor="text1"/>
          <w:sz w:val="24"/>
          <w:szCs w:val="24"/>
          <w:lang w:val="en-US"/>
        </w:rPr>
        <w:t xml:space="preserve"> </w:t>
      </w:r>
      <w:r w:rsidRPr="009C3813">
        <w:rPr>
          <w:rFonts w:cs="Calibri"/>
          <w:b/>
          <w:color w:val="000000" w:themeColor="text1"/>
          <w:sz w:val="24"/>
          <w:szCs w:val="24"/>
          <w:lang w:val="en-US"/>
        </w:rPr>
        <w:t xml:space="preserve">QC checks indicate low confidence in the value, or it is known to be wrong, the value should be regarded as Doubtful or Wrong. Such data should not be exchanged; instead it should be coded as “missing” (Code 6). </w:t>
      </w:r>
    </w:p>
    <w:p w14:paraId="2B3A6AF4" w14:textId="77777777" w:rsidR="009C3813" w:rsidRDefault="009C3813" w:rsidP="000E282E">
      <w:pPr>
        <w:pStyle w:val="Titre2"/>
      </w:pPr>
      <w:bookmarkStart w:id="71" w:name="_Toc230335798"/>
      <w:r w:rsidRPr="002E006C">
        <w:t>Data checked and declared “Aggregated”</w:t>
      </w:r>
      <w:bookmarkEnd w:id="71"/>
    </w:p>
    <w:p w14:paraId="7B25CF08" w14:textId="28ECAA1B" w:rsidR="009C3813" w:rsidRPr="002E006C" w:rsidRDefault="009C3813" w:rsidP="009C3813">
      <w:pPr>
        <w:rPr>
          <w:lang w:val="en-US"/>
        </w:rPr>
      </w:pPr>
      <w:r w:rsidRPr="002E006C">
        <w:rPr>
          <w:rFonts w:cs="Calibri"/>
          <w:color w:val="000000" w:themeColor="text1"/>
          <w:sz w:val="24"/>
          <w:szCs w:val="24"/>
          <w:lang w:val="en-US"/>
        </w:rPr>
        <w:t xml:space="preserve">In this </w:t>
      </w:r>
      <w:r w:rsidRPr="002E006C">
        <w:rPr>
          <w:lang w:val="en-US"/>
        </w:rPr>
        <w:t xml:space="preserve">case the amount of precipitation assigned for a day actually represents the amount of precipitation accumulated over several days. This situation is commonly associated with manual stations where, for instance, the gauge is not read over a weekend period. It can also occur for </w:t>
      </w:r>
      <w:r w:rsidR="00EA6D2D">
        <w:rPr>
          <w:lang w:val="en-US"/>
        </w:rPr>
        <w:t xml:space="preserve">fresh snow </w:t>
      </w:r>
      <w:r w:rsidRPr="002E006C">
        <w:rPr>
          <w:lang w:val="en-US"/>
        </w:rPr>
        <w:t>amount, including where snow blocks a gauge.</w:t>
      </w:r>
    </w:p>
    <w:p w14:paraId="74844F2D" w14:textId="77777777" w:rsidR="009C3813" w:rsidRPr="002E006C" w:rsidRDefault="009C3813" w:rsidP="009C3813">
      <w:pPr>
        <w:rPr>
          <w:lang w:val="en-US"/>
        </w:rPr>
      </w:pPr>
      <w:r w:rsidRPr="002E006C">
        <w:rPr>
          <w:rFonts w:cs="Calibri"/>
          <w:color w:val="000000" w:themeColor="text1"/>
          <w:sz w:val="24"/>
          <w:szCs w:val="24"/>
          <w:lang w:val="en-US"/>
        </w:rPr>
        <w:t xml:space="preserve">It may also happen that a temperature value (minimum or maximum) may represent the lowest/highest value across a period of several days. In such cases, unless it is obvious which day the extreme occurred on, “Aggregated” is recommended. </w:t>
      </w:r>
    </w:p>
    <w:p w14:paraId="7BE7B242" w14:textId="77777777" w:rsidR="009C3813" w:rsidRPr="002E006C" w:rsidRDefault="009C3813" w:rsidP="000E282E">
      <w:pPr>
        <w:pStyle w:val="Titre2"/>
      </w:pPr>
      <w:bookmarkStart w:id="72" w:name="_Toc230335799"/>
      <w:r w:rsidRPr="002E006C">
        <w:t>Data checked and declared “Out of instrument range/instrument failure”</w:t>
      </w:r>
      <w:bookmarkEnd w:id="72"/>
    </w:p>
    <w:p w14:paraId="02AE85DE" w14:textId="77777777" w:rsidR="009C3813" w:rsidRPr="002E006C" w:rsidRDefault="009C3813" w:rsidP="009C3813">
      <w:pPr>
        <w:rPr>
          <w:lang w:val="en-US"/>
        </w:rPr>
      </w:pPr>
      <w:r w:rsidRPr="002E006C">
        <w:rPr>
          <w:lang w:val="en-US"/>
        </w:rPr>
        <w:t xml:space="preserve">This covers the special case where the total amount of precipitation cannot be determined due to exceeding the capacity of an instrument such as a </w:t>
      </w:r>
      <w:proofErr w:type="spellStart"/>
      <w:r w:rsidRPr="002E006C">
        <w:rPr>
          <w:lang w:val="en-US"/>
        </w:rPr>
        <w:t>raingauge</w:t>
      </w:r>
      <w:proofErr w:type="spellEnd"/>
      <w:r w:rsidRPr="002E006C">
        <w:rPr>
          <w:lang w:val="en-US"/>
        </w:rPr>
        <w:t xml:space="preserve"> (or instrumental failure), but a lower bound is known, i.e. the capacity of the gauge, or the total at which instrument failure occurs. This situation typically applies in heavy rainfall situations which have obvious climatological and hydrological significance, and where the gauge is manually read. In such cases it is useful to record the fact that a significant precipitation event occurred, the exact amount of which is unknown, but at least exceeds a known threshold (i.e., the capacity of the gauge). </w:t>
      </w:r>
    </w:p>
    <w:p w14:paraId="7C523ABC" w14:textId="1EDD538E" w:rsidR="009C3813" w:rsidRPr="002E006C" w:rsidRDefault="009C3813" w:rsidP="009C3813">
      <w:pPr>
        <w:rPr>
          <w:rStyle w:val="cf01"/>
          <w:rFonts w:ascii="Calibri" w:hAnsi="Calibri" w:cs="Calibri"/>
          <w:sz w:val="22"/>
          <w:szCs w:val="22"/>
          <w:lang w:val="en-US"/>
        </w:rPr>
      </w:pPr>
      <w:r w:rsidRPr="002E006C">
        <w:rPr>
          <w:rFonts w:cstheme="minorHAnsi"/>
          <w:lang w:val="en-US"/>
        </w:rPr>
        <w:t xml:space="preserve">Such a flag could also be considered </w:t>
      </w:r>
      <w:r w:rsidRPr="002E006C">
        <w:rPr>
          <w:rFonts w:ascii="Calibri" w:hAnsi="Calibri" w:cs="Calibri"/>
          <w:lang w:val="en-US"/>
        </w:rPr>
        <w:t>in cases where a</w:t>
      </w:r>
      <w:r w:rsidRPr="002E006C">
        <w:rPr>
          <w:rStyle w:val="cf01"/>
          <w:rFonts w:ascii="Calibri" w:hAnsi="Calibri" w:cs="Calibri"/>
          <w:sz w:val="22"/>
          <w:szCs w:val="22"/>
          <w:lang w:val="en-US"/>
        </w:rPr>
        <w:t>n automated instrumentation-related failure (e.g. loss of communications, etc.) enables a lower bound to be established; for instance, during a rainfall event where precipitation has occurred, but the instrument fails before the end of the rain event. In such cases it is at the discretion of the NMHS as to whether this approach should be used, or whether the value is simply flagged as “missing</w:t>
      </w:r>
      <w:r w:rsidRPr="002E006C">
        <w:rPr>
          <w:rStyle w:val="Appeldenotedefin"/>
          <w:rFonts w:ascii="Calibri" w:hAnsi="Calibri" w:cs="Calibri"/>
          <w:lang w:val="en-US"/>
        </w:rPr>
        <w:endnoteReference w:id="1"/>
      </w:r>
      <w:r w:rsidRPr="002E006C">
        <w:rPr>
          <w:rStyle w:val="cf01"/>
          <w:rFonts w:ascii="Calibri" w:hAnsi="Calibri" w:cs="Calibri"/>
          <w:sz w:val="22"/>
          <w:szCs w:val="22"/>
          <w:lang w:val="en-US"/>
        </w:rPr>
        <w:t xml:space="preserve">”. See the Use Case example </w:t>
      </w:r>
      <w:r w:rsidR="00DF34DA">
        <w:rPr>
          <w:rStyle w:val="cf01"/>
          <w:rFonts w:ascii="Calibri" w:hAnsi="Calibri" w:cs="Calibri"/>
          <w:sz w:val="22"/>
          <w:szCs w:val="22"/>
          <w:lang w:val="en-US"/>
        </w:rPr>
        <w:t xml:space="preserve">11.4 </w:t>
      </w:r>
      <w:r w:rsidRPr="002E006C">
        <w:rPr>
          <w:rStyle w:val="cf01"/>
          <w:rFonts w:ascii="Calibri" w:hAnsi="Calibri" w:cs="Calibri"/>
          <w:sz w:val="22"/>
          <w:szCs w:val="22"/>
          <w:lang w:val="en-US"/>
        </w:rPr>
        <w:t xml:space="preserve">below. </w:t>
      </w:r>
    </w:p>
    <w:p w14:paraId="30FEBEB4" w14:textId="77777777" w:rsidR="002875BE" w:rsidRDefault="00827B10" w:rsidP="002875BE">
      <w:r>
        <w:t>Of course, it may also apply when an instrument is destroyed</w:t>
      </w:r>
      <w:r w:rsidR="00707AB9">
        <w:t xml:space="preserve">, by either the event itself or some other cause. In this case the “Out of instrument range/instrument failure” will likely be followed on subsequent days </w:t>
      </w:r>
      <w:r w:rsidR="0026597B">
        <w:t>by “</w:t>
      </w:r>
      <w:r w:rsidR="00801779" w:rsidRPr="002E006C">
        <w:t>Daily value not provided</w:t>
      </w:r>
      <w:r w:rsidR="00801779">
        <w:t>”</w:t>
      </w:r>
      <w:r w:rsidR="00801779" w:rsidDel="00801779">
        <w:t xml:space="preserve"> </w:t>
      </w:r>
      <w:r w:rsidR="00801779">
        <w:t>(Code 6 in Table-13).</w:t>
      </w:r>
    </w:p>
    <w:p w14:paraId="5C82DA89" w14:textId="041B93B8" w:rsidR="009C3813" w:rsidRPr="002E006C" w:rsidRDefault="009C3813" w:rsidP="000E282E">
      <w:pPr>
        <w:pStyle w:val="Titre2"/>
      </w:pPr>
      <w:bookmarkStart w:id="73" w:name="_Toc230335800"/>
      <w:r w:rsidRPr="002E006C">
        <w:t>Data checked and declared aggregated and out of instrument range</w:t>
      </w:r>
      <w:bookmarkEnd w:id="73"/>
      <w:r w:rsidRPr="002E006C">
        <w:t xml:space="preserve"> </w:t>
      </w:r>
    </w:p>
    <w:p w14:paraId="2306A12C" w14:textId="77777777" w:rsidR="009C3813" w:rsidRPr="002E006C" w:rsidRDefault="009C3813" w:rsidP="009C3813">
      <w:pPr>
        <w:rPr>
          <w:lang w:val="en-US"/>
        </w:rPr>
      </w:pPr>
      <w:r w:rsidRPr="002E006C">
        <w:rPr>
          <w:lang w:val="en-US"/>
        </w:rPr>
        <w:t xml:space="preserve">As the name implies, this is a combination of the previous two situations, flagging a situation where the amount of precipitation assigned for a day represents an accumulated total spanning two or more days, </w:t>
      </w:r>
      <w:r w:rsidRPr="00874A0A">
        <w:rPr>
          <w:b/>
          <w:lang w:val="en-US"/>
        </w:rPr>
        <w:t>AND</w:t>
      </w:r>
      <w:r w:rsidRPr="002E006C">
        <w:rPr>
          <w:lang w:val="en-US"/>
        </w:rPr>
        <w:t xml:space="preserve"> the situation represents an overflowed gauge /underestimated total case. </w:t>
      </w:r>
    </w:p>
    <w:p w14:paraId="56257C91" w14:textId="77777777" w:rsidR="009C3813" w:rsidRPr="002E006C" w:rsidRDefault="009C3813" w:rsidP="000E282E">
      <w:pPr>
        <w:pStyle w:val="Titre2"/>
      </w:pPr>
      <w:bookmarkStart w:id="74" w:name="_Toc230335801"/>
      <w:r w:rsidRPr="002E006C">
        <w:lastRenderedPageBreak/>
        <w:t>Parameter is not measured at the station.</w:t>
      </w:r>
      <w:bookmarkEnd w:id="74"/>
      <w:r w:rsidRPr="002E006C">
        <w:t xml:space="preserve"> </w:t>
      </w:r>
    </w:p>
    <w:p w14:paraId="7728B258" w14:textId="77777777" w:rsidR="009C3813" w:rsidRPr="002E006C" w:rsidRDefault="009C3813" w:rsidP="009C3813">
      <w:pPr>
        <w:rPr>
          <w:lang w:val="en-US"/>
        </w:rPr>
      </w:pPr>
      <w:r w:rsidRPr="002E006C">
        <w:rPr>
          <w:lang w:val="en-US"/>
        </w:rPr>
        <w:t xml:space="preserve">The station does not have the instrumentation to be able to measure this parameter. E.g. no instrument for measuring snow.  This classification would also apply if the instrumentation is available, but is non-operational at that date due to maintenance, damage or some other cause. </w:t>
      </w:r>
    </w:p>
    <w:p w14:paraId="3F2E7A7E" w14:textId="77777777" w:rsidR="009C3813" w:rsidRPr="002E006C" w:rsidRDefault="009C3813" w:rsidP="000E282E">
      <w:pPr>
        <w:pStyle w:val="Titre2"/>
      </w:pPr>
      <w:bookmarkStart w:id="75" w:name="_Toc230335802"/>
      <w:r w:rsidRPr="002E006C">
        <w:t>Data value not provided.</w:t>
      </w:r>
      <w:bookmarkEnd w:id="75"/>
      <w:r w:rsidRPr="002E006C">
        <w:t xml:space="preserve"> </w:t>
      </w:r>
    </w:p>
    <w:p w14:paraId="751E0E82" w14:textId="173DA232" w:rsidR="009C3813" w:rsidRPr="002E006C" w:rsidRDefault="009C3813" w:rsidP="009C3813">
      <w:pPr>
        <w:rPr>
          <w:lang w:val="en-US"/>
        </w:rPr>
      </w:pPr>
      <w:r w:rsidRPr="002E006C">
        <w:rPr>
          <w:lang w:val="en-US"/>
        </w:rPr>
        <w:t xml:space="preserve">The daily value is missing. There are several possible reasons for this: - transmission problem; observer </w:t>
      </w:r>
      <w:r w:rsidR="00874A0A" w:rsidRPr="002E006C">
        <w:rPr>
          <w:lang w:val="en-US"/>
        </w:rPr>
        <w:t>absent; a</w:t>
      </w:r>
      <w:r w:rsidRPr="002E006C">
        <w:rPr>
          <w:lang w:val="en-US"/>
        </w:rPr>
        <w:t xml:space="preserve"> doubtful value that the data provider considers so unlikely that it is not scientifically justifiable to provide it (see above under note “</w:t>
      </w:r>
      <w:r w:rsidRPr="002E006C">
        <w:rPr>
          <w:i/>
          <w:iCs/>
          <w:lang w:val="en-US"/>
        </w:rPr>
        <w:t>Data checked and declared Suspect</w:t>
      </w:r>
      <w:r w:rsidRPr="002E006C">
        <w:rPr>
          <w:lang w:val="en-US"/>
        </w:rPr>
        <w:t>”</w:t>
      </w:r>
    </w:p>
    <w:p w14:paraId="5EEA1CFB" w14:textId="5CA706B2" w:rsidR="009C3813" w:rsidRPr="002E006C" w:rsidRDefault="009C3813" w:rsidP="000E282E">
      <w:pPr>
        <w:pStyle w:val="Titre2"/>
      </w:pPr>
      <w:r w:rsidRPr="002E006C">
        <w:t xml:space="preserve"> </w:t>
      </w:r>
      <w:bookmarkStart w:id="76" w:name="_Toc230335803"/>
      <w:r w:rsidRPr="002E006C">
        <w:t>Data unchecked</w:t>
      </w:r>
      <w:bookmarkEnd w:id="76"/>
    </w:p>
    <w:p w14:paraId="5666A9D7" w14:textId="32841D06" w:rsidR="009C3813" w:rsidRPr="002E006C" w:rsidRDefault="009C3813" w:rsidP="009C3813">
      <w:pPr>
        <w:rPr>
          <w:lang w:val="en-US"/>
        </w:rPr>
      </w:pPr>
      <w:r w:rsidRPr="002E006C">
        <w:rPr>
          <w:lang w:val="en-US"/>
        </w:rPr>
        <w:t>No QC processes have been performed on the data other than perhaps AWS Central Processing Unit tests, database ingest checks, etc</w:t>
      </w:r>
      <w:r w:rsidR="00874A0A">
        <w:rPr>
          <w:lang w:val="en-US"/>
        </w:rPr>
        <w:t>.</w:t>
      </w:r>
      <w:r w:rsidRPr="002E006C">
        <w:rPr>
          <w:lang w:val="en-US"/>
        </w:rPr>
        <w:t xml:space="preserve"> which will normally be confined to format or constraint tests, and thus will only catch gross errors, e.g., data that are physically impossible, or nearly so. When assigning “Data unchecked” to a value to be reported in DAYCLI messages, the implication is that no additional QC checking has been performed on the data except format or constraint tests, that is, there have been no checks on internal consistency, statistical (range) checks, temporal or spatial consistency checks, or other checks as described in WMO No 1269, Annex 1. </w:t>
      </w:r>
    </w:p>
    <w:p w14:paraId="65479EA2" w14:textId="77777777" w:rsidR="009C3813" w:rsidRPr="002E006C" w:rsidRDefault="009C3813" w:rsidP="000E282E">
      <w:pPr>
        <w:pStyle w:val="Titre2"/>
      </w:pPr>
      <w:bookmarkStart w:id="77" w:name="_Toc230335804"/>
      <w:r w:rsidRPr="002E006C">
        <w:t>Quality control information is unavailable.</w:t>
      </w:r>
      <w:bookmarkEnd w:id="77"/>
      <w:r w:rsidRPr="002E006C">
        <w:t xml:space="preserve"> </w:t>
      </w:r>
    </w:p>
    <w:p w14:paraId="079D9D2C" w14:textId="77777777" w:rsidR="009C3813" w:rsidRPr="002E006C" w:rsidRDefault="009C3813" w:rsidP="009C3813">
      <w:pPr>
        <w:rPr>
          <w:lang w:val="en-US"/>
        </w:rPr>
      </w:pPr>
      <w:r w:rsidRPr="002E006C">
        <w:rPr>
          <w:lang w:val="en-US"/>
        </w:rPr>
        <w:t xml:space="preserve">A data value is available, but no information is provided on quality control, even as to whether the value has been checked or not. </w:t>
      </w:r>
    </w:p>
    <w:p w14:paraId="44A35F2D" w14:textId="77777777" w:rsidR="009C3813" w:rsidRPr="002E006C" w:rsidRDefault="009C3813" w:rsidP="009C3813">
      <w:pPr>
        <w:rPr>
          <w:rFonts w:cs="Calibri"/>
          <w:color w:val="000000" w:themeColor="text1"/>
          <w:sz w:val="24"/>
          <w:szCs w:val="24"/>
          <w:lang w:val="en-US"/>
        </w:rPr>
      </w:pPr>
      <w:r w:rsidRPr="002E006C">
        <w:rPr>
          <w:lang w:val="en-US"/>
        </w:rPr>
        <w:t xml:space="preserve">To assist Members, some examples of typical situations, and recommendations on how to assign Quality Flags, are provided in the next Section. </w:t>
      </w:r>
    </w:p>
    <w:p w14:paraId="661151BC" w14:textId="0823E536" w:rsidR="006C68EB" w:rsidRDefault="006C68EB" w:rsidP="00AF4CE9">
      <w:r>
        <w:t>Note: Notwithstanding the requirement to provide DAYCLI reports within the standard period, to be defined, NMHSs are encouraged to provide updated quality assessments at a later stage. This is to ensure that the information available incorporate</w:t>
      </w:r>
      <w:r w:rsidR="00AF4CE9">
        <w:t>s</w:t>
      </w:r>
      <w:r>
        <w:t xml:space="preserve"> updated quality control</w:t>
      </w:r>
      <w:r w:rsidR="00C973A2">
        <w:t xml:space="preserve"> or new information.</w:t>
      </w:r>
    </w:p>
    <w:p w14:paraId="430C9689" w14:textId="781F5BCA" w:rsidR="009C3813" w:rsidRPr="006C68EB" w:rsidRDefault="009C3813" w:rsidP="006C68EB"/>
    <w:p w14:paraId="7ACEBFB9" w14:textId="57436DCD" w:rsidR="00ED2597" w:rsidRDefault="00ED2597" w:rsidP="009C3813">
      <w:pPr>
        <w:rPr>
          <w:lang w:val="en-US"/>
        </w:rPr>
      </w:pPr>
      <w:r>
        <w:rPr>
          <w:lang w:val="en-US"/>
        </w:rPr>
        <w:br w:type="page"/>
      </w:r>
    </w:p>
    <w:p w14:paraId="58AAEE4E" w14:textId="0F0C9E12" w:rsidR="00AF0122" w:rsidRDefault="007D184D" w:rsidP="007D184D">
      <w:pPr>
        <w:pStyle w:val="Titre1"/>
        <w:rPr>
          <w:lang w:val="en-US"/>
        </w:rPr>
      </w:pPr>
      <w:bookmarkStart w:id="78" w:name="_Toc222331200"/>
      <w:bookmarkStart w:id="79" w:name="_Toc230335805"/>
      <w:r>
        <w:rPr>
          <w:lang w:val="en-US"/>
        </w:rPr>
        <w:lastRenderedPageBreak/>
        <w:t>Illustrative use cases flag assignment</w:t>
      </w:r>
      <w:bookmarkEnd w:id="78"/>
      <w:bookmarkEnd w:id="79"/>
    </w:p>
    <w:p w14:paraId="6182F4D7" w14:textId="0EB8B69B" w:rsidR="00471B57" w:rsidRPr="00471B57" w:rsidRDefault="007D184D" w:rsidP="00471B57">
      <w:pPr>
        <w:spacing w:beforeAutospacing="1" w:after="100" w:afterAutospacing="1" w:line="240" w:lineRule="auto"/>
      </w:pPr>
      <w:r w:rsidRPr="007D184D">
        <w:rPr>
          <w:lang w:val="en-US" w:eastAsia="fr-FR"/>
        </w:rPr>
        <w:t xml:space="preserve">This section provides </w:t>
      </w:r>
      <w:r w:rsidRPr="007D184D">
        <w:rPr>
          <w:b/>
          <w:bCs/>
          <w:lang w:val="en-US" w:eastAsia="fr-FR"/>
        </w:rPr>
        <w:t>illustrative use cases</w:t>
      </w:r>
      <w:r w:rsidRPr="007D184D">
        <w:rPr>
          <w:lang w:val="en-US" w:eastAsia="fr-FR"/>
        </w:rPr>
        <w:t xml:space="preserve"> to support a common understanding of how quality control (QC) flags may be assigned and interpreted in typical climatological situations. </w:t>
      </w:r>
      <w:r w:rsidR="00471B57" w:rsidRPr="00471B57">
        <w:t>The use cases are indicative and do not prescribe national quality control decisions</w:t>
      </w:r>
      <w:r w:rsidR="00547D8C">
        <w:t>, or the way they are flagged.</w:t>
      </w:r>
    </w:p>
    <w:p w14:paraId="7E46531C" w14:textId="1507A649" w:rsidR="007D184D" w:rsidRPr="007D184D" w:rsidRDefault="007D184D" w:rsidP="007D184D">
      <w:pPr>
        <w:rPr>
          <w:lang w:val="en-US" w:eastAsia="fr-FR"/>
        </w:rPr>
      </w:pPr>
      <w:r w:rsidRPr="007D184D">
        <w:rPr>
          <w:lang w:val="en-US" w:eastAsia="fr-FR"/>
        </w:rPr>
        <w:t>Use cases illustrate situations frequently encountered in daily climate data production, such as missing observations, partial data availability</w:t>
      </w:r>
      <w:r w:rsidRPr="00070BCE">
        <w:rPr>
          <w:lang w:val="en-US" w:eastAsia="fr-FR"/>
        </w:rPr>
        <w:t>, aggregation of sub-daily observations into daily values,</w:t>
      </w:r>
      <w:r w:rsidRPr="007D184D">
        <w:rPr>
          <w:lang w:val="en-US" w:eastAsia="fr-FR"/>
        </w:rPr>
        <w:t xml:space="preserve"> instrument limitations, snow-related effects on precipitation measurements, and extreme or unusual climate events.</w:t>
      </w:r>
    </w:p>
    <w:p w14:paraId="6AEF6762" w14:textId="77777777" w:rsidR="007D184D" w:rsidRPr="007D184D" w:rsidRDefault="007D184D" w:rsidP="007D184D">
      <w:pPr>
        <w:rPr>
          <w:lang w:val="en-US" w:eastAsia="fr-FR"/>
        </w:rPr>
      </w:pPr>
      <w:r w:rsidRPr="007D184D">
        <w:rPr>
          <w:lang w:val="en-US" w:eastAsia="fr-FR"/>
        </w:rPr>
        <w:t xml:space="preserve">In some cases, a daily climate value may be flagged to indicate known limitations while still retaining significant climatological value. For example, a daily precipitation total affected by snowfall or wind </w:t>
      </w:r>
      <w:proofErr w:type="spellStart"/>
      <w:r w:rsidRPr="007D184D">
        <w:rPr>
          <w:lang w:val="en-US" w:eastAsia="fr-FR"/>
        </w:rPr>
        <w:t>undercatch</w:t>
      </w:r>
      <w:proofErr w:type="spellEnd"/>
      <w:r w:rsidRPr="007D184D">
        <w:rPr>
          <w:lang w:val="en-US" w:eastAsia="fr-FR"/>
        </w:rPr>
        <w:t xml:space="preserve"> may be flagged to document the limitation without excluding the value from climate analyses.</w:t>
      </w:r>
    </w:p>
    <w:p w14:paraId="1CD2B29F" w14:textId="2F62FE07" w:rsidR="007D184D" w:rsidRDefault="007D184D" w:rsidP="007D184D">
      <w:pPr>
        <w:rPr>
          <w:lang w:val="en-US" w:eastAsia="fr-FR"/>
        </w:rPr>
      </w:pPr>
      <w:r w:rsidRPr="007D184D">
        <w:rPr>
          <w:lang w:val="en-US" w:eastAsia="fr-FR"/>
        </w:rPr>
        <w:t xml:space="preserve">The assignment of QC flags should reflect </w:t>
      </w:r>
      <w:r w:rsidRPr="007D184D">
        <w:rPr>
          <w:b/>
          <w:bCs/>
          <w:lang w:val="en-US" w:eastAsia="fr-FR"/>
        </w:rPr>
        <w:t>national expert judgement</w:t>
      </w:r>
      <w:r w:rsidRPr="007D184D">
        <w:rPr>
          <w:lang w:val="en-US" w:eastAsia="fr-FR"/>
        </w:rPr>
        <w:t xml:space="preserve"> and established climatological practices. The use cases presented here are intended to support consistent interpretation at regional and global levels, rather than to define acceptance or rejection criteria for daily climate data.</w:t>
      </w:r>
    </w:p>
    <w:p w14:paraId="4807C5C1" w14:textId="77777777" w:rsidR="00874A0A" w:rsidRPr="002E006C" w:rsidRDefault="00874A0A" w:rsidP="00874A0A">
      <w:pPr>
        <w:rPr>
          <w:lang w:val="en-US"/>
        </w:rPr>
      </w:pPr>
      <w:r w:rsidRPr="002E006C">
        <w:rPr>
          <w:lang w:val="en-US"/>
        </w:rPr>
        <w:t>Note: it is important to distinguish between situations where:</w:t>
      </w:r>
    </w:p>
    <w:p w14:paraId="6D3A480A" w14:textId="77777777" w:rsidR="00874A0A" w:rsidRPr="002E006C" w:rsidRDefault="00874A0A" w:rsidP="00874A0A">
      <w:pPr>
        <w:pStyle w:val="Paragraphedeliste"/>
        <w:numPr>
          <w:ilvl w:val="0"/>
          <w:numId w:val="15"/>
        </w:numPr>
        <w:rPr>
          <w:lang w:val="en-US"/>
        </w:rPr>
      </w:pPr>
      <w:r w:rsidRPr="002E006C">
        <w:rPr>
          <w:lang w:val="en-US"/>
        </w:rPr>
        <w:t xml:space="preserve">a parameter (e.g. snowfall) is not measured; </w:t>
      </w:r>
    </w:p>
    <w:p w14:paraId="6FEA9A0C" w14:textId="77777777" w:rsidR="00874A0A" w:rsidRPr="002E006C" w:rsidRDefault="00874A0A" w:rsidP="00874A0A">
      <w:pPr>
        <w:pStyle w:val="Paragraphedeliste"/>
        <w:numPr>
          <w:ilvl w:val="0"/>
          <w:numId w:val="15"/>
        </w:numPr>
        <w:rPr>
          <w:lang w:val="en-US"/>
        </w:rPr>
      </w:pPr>
      <w:r w:rsidRPr="002E006C">
        <w:rPr>
          <w:lang w:val="en-US"/>
        </w:rPr>
        <w:t xml:space="preserve">measurements are generally made, but a daily value is not provided; or </w:t>
      </w:r>
    </w:p>
    <w:p w14:paraId="1624A64A" w14:textId="77777777" w:rsidR="00874A0A" w:rsidRPr="0053056A" w:rsidRDefault="00874A0A" w:rsidP="00874A0A">
      <w:pPr>
        <w:pStyle w:val="Paragraphedeliste"/>
        <w:numPr>
          <w:ilvl w:val="0"/>
          <w:numId w:val="15"/>
        </w:numPr>
        <w:rPr>
          <w:rFonts w:cstheme="minorHAnsi"/>
          <w:lang w:val="en-US"/>
        </w:rPr>
      </w:pPr>
      <w:r w:rsidRPr="0053056A">
        <w:rPr>
          <w:rFonts w:cstheme="minorHAnsi"/>
          <w:lang w:val="en-US"/>
        </w:rPr>
        <w:t xml:space="preserve">QC information is not provided (i.e. QC missing = flag 255 in schema). </w:t>
      </w:r>
    </w:p>
    <w:p w14:paraId="45B3573B" w14:textId="77777777" w:rsidR="00874A0A" w:rsidRPr="00FF797D" w:rsidRDefault="00874A0A" w:rsidP="006B05C7">
      <w:pPr>
        <w:pStyle w:val="Titre2"/>
      </w:pPr>
      <w:bookmarkStart w:id="80" w:name="_Toc220600348"/>
      <w:bookmarkStart w:id="81" w:name="_Toc230335806"/>
      <w:r w:rsidRPr="00FF797D">
        <w:t>Use case: Parameter not measured at the station</w:t>
      </w:r>
      <w:bookmarkEnd w:id="80"/>
      <w:bookmarkEnd w:id="81"/>
    </w:p>
    <w:p w14:paraId="0C265C9C" w14:textId="77777777" w:rsidR="00874A0A" w:rsidRPr="002E006C" w:rsidRDefault="00874A0A" w:rsidP="00874A0A">
      <w:pPr>
        <w:rPr>
          <w:lang w:val="en-US"/>
        </w:rPr>
      </w:pPr>
      <w:r w:rsidRPr="002E006C">
        <w:rPr>
          <w:lang w:val="en-US"/>
        </w:rPr>
        <w:t xml:space="preserve">Typical examples of such cases include, for instance, snow in a tropical lowland country, or snow is only measured seasonally. In that case, the QC code is 5:  Parameter is not measured at the station. </w:t>
      </w:r>
    </w:p>
    <w:p w14:paraId="36BB8EE9" w14:textId="77777777" w:rsidR="00874A0A" w:rsidRPr="002E006C" w:rsidRDefault="00874A0A" w:rsidP="00874A0A">
      <w:pPr>
        <w:rPr>
          <w:lang w:val="en-US"/>
        </w:rPr>
      </w:pPr>
      <w:r w:rsidRPr="002E006C">
        <w:rPr>
          <w:lang w:val="en-US"/>
        </w:rPr>
        <w:t xml:space="preserve">Coding: </w:t>
      </w:r>
    </w:p>
    <w:p w14:paraId="54664A00" w14:textId="77777777" w:rsidR="00874A0A" w:rsidRPr="002E006C" w:rsidRDefault="00874A0A" w:rsidP="00874A0A">
      <w:pPr>
        <w:rPr>
          <w:b/>
          <w:bCs/>
          <w:lang w:val="en-US"/>
        </w:rPr>
      </w:pPr>
      <w:r w:rsidRPr="002E006C">
        <w:rPr>
          <w:b/>
          <w:bCs/>
          <w:lang w:val="en-US"/>
        </w:rPr>
        <w:t xml:space="preserve">Depth snow value </w:t>
      </w:r>
      <w:r w:rsidRPr="002E006C">
        <w:rPr>
          <w:b/>
          <w:bCs/>
          <w:lang w:val="en-US"/>
        </w:rPr>
        <w:tab/>
        <w:t xml:space="preserve">Associated QC information </w:t>
      </w:r>
      <w:r w:rsidRPr="002E006C">
        <w:rPr>
          <w:b/>
          <w:bCs/>
          <w:lang w:val="en-US"/>
        </w:rPr>
        <w:tab/>
      </w:r>
      <w:r w:rsidRPr="002E006C">
        <w:rPr>
          <w:b/>
          <w:bCs/>
          <w:lang w:val="en-US"/>
        </w:rPr>
        <w:tab/>
      </w:r>
      <w:r w:rsidRPr="002E006C">
        <w:rPr>
          <w:b/>
          <w:bCs/>
          <w:lang w:val="en-US"/>
        </w:rPr>
        <w:tab/>
        <w:t xml:space="preserve">QC code </w:t>
      </w:r>
    </w:p>
    <w:p w14:paraId="7331B52B" w14:textId="77777777" w:rsidR="00874A0A" w:rsidRPr="002E006C" w:rsidRDefault="00874A0A" w:rsidP="00874A0A">
      <w:pPr>
        <w:rPr>
          <w:lang w:val="en-US"/>
        </w:rPr>
      </w:pPr>
      <w:r w:rsidRPr="002E006C">
        <w:rPr>
          <w:lang w:val="en-US"/>
        </w:rPr>
        <w:t xml:space="preserve">Missing </w:t>
      </w:r>
      <w:r w:rsidRPr="002E006C">
        <w:rPr>
          <w:lang w:val="en-US"/>
        </w:rPr>
        <w:tab/>
      </w:r>
      <w:r w:rsidRPr="002E006C">
        <w:rPr>
          <w:lang w:val="en-US"/>
        </w:rPr>
        <w:tab/>
        <w:t xml:space="preserve">Parameter is not measured at the station </w:t>
      </w:r>
      <w:r w:rsidRPr="002E006C">
        <w:rPr>
          <w:lang w:val="en-US"/>
        </w:rPr>
        <w:tab/>
        <w:t xml:space="preserve">5 </w:t>
      </w:r>
    </w:p>
    <w:p w14:paraId="03B814EF" w14:textId="77777777" w:rsidR="00874A0A" w:rsidRDefault="00874A0A" w:rsidP="007D184D">
      <w:pPr>
        <w:rPr>
          <w:lang w:val="en-US" w:eastAsia="fr-FR"/>
        </w:rPr>
      </w:pPr>
    </w:p>
    <w:p w14:paraId="15AD5260" w14:textId="7BB56D42" w:rsidR="00874A0A" w:rsidRPr="00FF797D" w:rsidRDefault="00874A0A" w:rsidP="00874A0A">
      <w:pPr>
        <w:pStyle w:val="Titre2"/>
      </w:pPr>
      <w:bookmarkStart w:id="82" w:name="_Toc220600349"/>
      <w:r w:rsidRPr="00FF797D">
        <w:tab/>
      </w:r>
      <w:bookmarkStart w:id="83" w:name="_Toc230335807"/>
      <w:r w:rsidRPr="00FF797D">
        <w:t>Use case: Parameter measured at the station, but the value for the day is missing</w:t>
      </w:r>
      <w:bookmarkEnd w:id="82"/>
      <w:bookmarkEnd w:id="83"/>
    </w:p>
    <w:p w14:paraId="353DD6E9" w14:textId="396C206B" w:rsidR="00874A0A" w:rsidRPr="002E006C" w:rsidRDefault="00874A0A" w:rsidP="00874A0A">
      <w:pPr>
        <w:rPr>
          <w:lang w:val="en-US"/>
        </w:rPr>
      </w:pPr>
      <w:r w:rsidRPr="002E006C">
        <w:rPr>
          <w:lang w:val="en-US"/>
        </w:rPr>
        <w:t xml:space="preserve">In this case, the daily value (in this case for maximum temperature) is missing and so of course QC cannot be carried out. Alternatively, </w:t>
      </w:r>
      <w:r w:rsidR="00837A96">
        <w:rPr>
          <w:lang w:val="en-US"/>
        </w:rPr>
        <w:t xml:space="preserve">QC was carried out, and the </w:t>
      </w:r>
      <w:r w:rsidRPr="002E006C">
        <w:rPr>
          <w:lang w:val="en-US"/>
        </w:rPr>
        <w:t xml:space="preserve">value is regarded as doubtful or wrong. </w:t>
      </w:r>
    </w:p>
    <w:p w14:paraId="206A7EAA" w14:textId="77777777" w:rsidR="00874A0A" w:rsidRPr="002E006C" w:rsidRDefault="00874A0A" w:rsidP="00874A0A">
      <w:pPr>
        <w:rPr>
          <w:lang w:val="en-US"/>
        </w:rPr>
      </w:pPr>
      <w:r w:rsidRPr="002E006C">
        <w:rPr>
          <w:lang w:val="en-US"/>
        </w:rPr>
        <w:t xml:space="preserve">Coding: </w:t>
      </w:r>
    </w:p>
    <w:p w14:paraId="308A0751" w14:textId="77777777" w:rsidR="00874A0A" w:rsidRPr="002E006C" w:rsidRDefault="00874A0A" w:rsidP="00874A0A">
      <w:pPr>
        <w:rPr>
          <w:b/>
          <w:bCs/>
          <w:lang w:val="en-US"/>
        </w:rPr>
      </w:pPr>
      <w:r>
        <w:rPr>
          <w:b/>
          <w:bCs/>
          <w:lang w:val="en-US"/>
        </w:rPr>
        <w:t>Maximum Temperature</w:t>
      </w:r>
      <w:r w:rsidRPr="002E006C">
        <w:rPr>
          <w:b/>
          <w:bCs/>
          <w:lang w:val="en-US"/>
        </w:rPr>
        <w:t xml:space="preserve"> </w:t>
      </w:r>
      <w:r w:rsidRPr="002E006C">
        <w:rPr>
          <w:b/>
          <w:bCs/>
          <w:lang w:val="en-US"/>
        </w:rPr>
        <w:tab/>
        <w:t xml:space="preserve"> </w:t>
      </w:r>
      <w:r w:rsidRPr="002E006C">
        <w:rPr>
          <w:b/>
          <w:bCs/>
          <w:lang w:val="en-US"/>
        </w:rPr>
        <w:tab/>
        <w:t xml:space="preserve">Associated QC information </w:t>
      </w:r>
      <w:r w:rsidRPr="002E006C">
        <w:rPr>
          <w:b/>
          <w:bCs/>
          <w:lang w:val="en-US"/>
        </w:rPr>
        <w:tab/>
      </w:r>
      <w:r w:rsidRPr="002E006C">
        <w:rPr>
          <w:b/>
          <w:bCs/>
          <w:lang w:val="en-US"/>
        </w:rPr>
        <w:tab/>
      </w:r>
      <w:r w:rsidRPr="002E006C">
        <w:rPr>
          <w:b/>
          <w:bCs/>
          <w:lang w:val="en-US"/>
        </w:rPr>
        <w:tab/>
        <w:t xml:space="preserve">QC code </w:t>
      </w:r>
    </w:p>
    <w:p w14:paraId="3A4773CF" w14:textId="77777777" w:rsidR="00874A0A" w:rsidRPr="002E006C" w:rsidRDefault="00874A0A" w:rsidP="00874A0A">
      <w:pPr>
        <w:rPr>
          <w:lang w:val="en-US"/>
        </w:rPr>
      </w:pPr>
      <w:r w:rsidRPr="002E006C">
        <w:rPr>
          <w:lang w:val="en-US"/>
        </w:rPr>
        <w:t xml:space="preserve">Missing </w:t>
      </w:r>
      <w:r w:rsidRPr="002E006C">
        <w:rPr>
          <w:lang w:val="en-US"/>
        </w:rPr>
        <w:tab/>
      </w:r>
      <w:r>
        <w:rPr>
          <w:lang w:val="en-US"/>
        </w:rPr>
        <w:t xml:space="preserve">                                            </w:t>
      </w:r>
      <w:r w:rsidRPr="002E006C">
        <w:rPr>
          <w:lang w:val="en-US"/>
        </w:rPr>
        <w:t xml:space="preserve">Daily value not provided </w:t>
      </w:r>
      <w:r w:rsidRPr="002E006C">
        <w:rPr>
          <w:lang w:val="en-US"/>
        </w:rPr>
        <w:tab/>
      </w:r>
      <w:r w:rsidRPr="002E006C">
        <w:rPr>
          <w:lang w:val="en-US"/>
        </w:rPr>
        <w:tab/>
      </w:r>
      <w:r w:rsidRPr="002E006C">
        <w:rPr>
          <w:lang w:val="en-US"/>
        </w:rPr>
        <w:tab/>
        <w:t xml:space="preserve">6 </w:t>
      </w:r>
    </w:p>
    <w:p w14:paraId="6232ADAE" w14:textId="77777777" w:rsidR="00874A0A" w:rsidRPr="002E006C" w:rsidRDefault="00874A0A" w:rsidP="00874A0A">
      <w:pPr>
        <w:rPr>
          <w:lang w:val="en-US"/>
        </w:rPr>
      </w:pPr>
    </w:p>
    <w:p w14:paraId="4D3DD21D" w14:textId="77777777" w:rsidR="00874A0A" w:rsidRPr="00FF797D" w:rsidRDefault="00874A0A" w:rsidP="00874A0A">
      <w:pPr>
        <w:pStyle w:val="Titre2"/>
      </w:pPr>
      <w:bookmarkStart w:id="84" w:name="_Toc220600350"/>
      <w:bookmarkStart w:id="85" w:name="_Toc230335808"/>
      <w:r w:rsidRPr="00FF797D">
        <w:t>Use case: QC not provided</w:t>
      </w:r>
      <w:bookmarkEnd w:id="84"/>
      <w:bookmarkEnd w:id="85"/>
    </w:p>
    <w:p w14:paraId="57B27D92" w14:textId="04247560" w:rsidR="00874A0A" w:rsidRPr="002E006C" w:rsidRDefault="00874A0A" w:rsidP="00874A0A">
      <w:pPr>
        <w:rPr>
          <w:lang w:val="en-US"/>
        </w:rPr>
      </w:pPr>
      <w:r w:rsidRPr="002E006C">
        <w:rPr>
          <w:lang w:val="en-US"/>
        </w:rPr>
        <w:t xml:space="preserve">Parameter is measured, daily value is present, but daily QC is missing. The QC code is 255. Note that this is separate from the case where there is an aggregation, as in Use case 5 (sub-Section </w:t>
      </w:r>
      <w:r w:rsidR="00922630">
        <w:rPr>
          <w:lang w:val="en-US"/>
        </w:rPr>
        <w:t>11</w:t>
      </w:r>
      <w:r w:rsidRPr="002E006C">
        <w:rPr>
          <w:lang w:val="en-US"/>
        </w:rPr>
        <w:t xml:space="preserve">.5). </w:t>
      </w:r>
    </w:p>
    <w:p w14:paraId="75883E7A" w14:textId="77777777" w:rsidR="00874A0A" w:rsidRPr="002E006C" w:rsidRDefault="00874A0A" w:rsidP="00874A0A">
      <w:pPr>
        <w:rPr>
          <w:lang w:val="en-US"/>
        </w:rPr>
      </w:pPr>
      <w:r w:rsidRPr="002E006C">
        <w:rPr>
          <w:lang w:val="en-US"/>
        </w:rPr>
        <w:t>It is also separate from the case where QC is not carried out (Code 7).</w:t>
      </w:r>
    </w:p>
    <w:p w14:paraId="06D1B281" w14:textId="77777777" w:rsidR="00874A0A" w:rsidRPr="002E006C" w:rsidRDefault="00874A0A" w:rsidP="00874A0A">
      <w:pPr>
        <w:rPr>
          <w:lang w:val="en-US"/>
        </w:rPr>
      </w:pPr>
      <w:r w:rsidRPr="002E006C">
        <w:rPr>
          <w:lang w:val="en-US"/>
        </w:rPr>
        <w:lastRenderedPageBreak/>
        <w:t xml:space="preserve">Coding: </w:t>
      </w:r>
    </w:p>
    <w:p w14:paraId="35B9ACCC" w14:textId="77777777" w:rsidR="00874A0A" w:rsidRPr="002E006C" w:rsidRDefault="00874A0A" w:rsidP="00874A0A">
      <w:pPr>
        <w:rPr>
          <w:b/>
          <w:bCs/>
          <w:lang w:val="en-US"/>
        </w:rPr>
      </w:pPr>
      <w:r>
        <w:rPr>
          <w:b/>
          <w:bCs/>
          <w:lang w:val="en-US"/>
        </w:rPr>
        <w:t>Maximum Temperature</w:t>
      </w:r>
      <w:r w:rsidRPr="002E006C">
        <w:rPr>
          <w:b/>
          <w:bCs/>
          <w:lang w:val="en-US"/>
        </w:rPr>
        <w:t xml:space="preserve"> </w:t>
      </w:r>
      <w:r w:rsidRPr="002E006C">
        <w:rPr>
          <w:b/>
          <w:bCs/>
          <w:lang w:val="en-US"/>
        </w:rPr>
        <w:tab/>
        <w:t xml:space="preserve"> </w:t>
      </w:r>
      <w:r w:rsidRPr="002E006C">
        <w:rPr>
          <w:b/>
          <w:bCs/>
          <w:lang w:val="en-US"/>
        </w:rPr>
        <w:tab/>
        <w:t xml:space="preserve">Associated QC information </w:t>
      </w:r>
      <w:r w:rsidRPr="002E006C">
        <w:rPr>
          <w:b/>
          <w:bCs/>
          <w:lang w:val="en-US"/>
        </w:rPr>
        <w:tab/>
      </w:r>
      <w:r w:rsidRPr="002E006C">
        <w:rPr>
          <w:b/>
          <w:bCs/>
          <w:lang w:val="en-US"/>
        </w:rPr>
        <w:tab/>
      </w:r>
      <w:r w:rsidRPr="002E006C">
        <w:rPr>
          <w:b/>
          <w:bCs/>
          <w:lang w:val="en-US"/>
        </w:rPr>
        <w:tab/>
        <w:t xml:space="preserve">QC code </w:t>
      </w:r>
    </w:p>
    <w:p w14:paraId="2F26CED9" w14:textId="77777777" w:rsidR="00874A0A" w:rsidRPr="002E006C" w:rsidRDefault="00874A0A" w:rsidP="00874A0A">
      <w:pPr>
        <w:pStyle w:val="Paragraphedeliste"/>
        <w:numPr>
          <w:ilvl w:val="1"/>
          <w:numId w:val="13"/>
        </w:numPr>
        <w:rPr>
          <w:lang w:val="en-US"/>
        </w:rPr>
      </w:pPr>
      <w:r w:rsidRPr="002E006C">
        <w:rPr>
          <w:lang w:val="en-US"/>
        </w:rPr>
        <w:tab/>
      </w:r>
      <w:r>
        <w:rPr>
          <w:lang w:val="en-US"/>
        </w:rPr>
        <w:t xml:space="preserve">                                         </w:t>
      </w:r>
      <w:r w:rsidRPr="002E006C">
        <w:rPr>
          <w:lang w:val="en-US"/>
        </w:rPr>
        <w:t xml:space="preserve">QC information not provided </w:t>
      </w:r>
      <w:r w:rsidRPr="002E006C">
        <w:rPr>
          <w:lang w:val="en-US"/>
        </w:rPr>
        <w:tab/>
      </w:r>
      <w:r w:rsidRPr="002E006C">
        <w:rPr>
          <w:lang w:val="en-US"/>
        </w:rPr>
        <w:tab/>
      </w:r>
      <w:r w:rsidRPr="002E006C">
        <w:rPr>
          <w:lang w:val="en-US"/>
        </w:rPr>
        <w:tab/>
        <w:t xml:space="preserve">   255</w:t>
      </w:r>
    </w:p>
    <w:p w14:paraId="7EDA3245" w14:textId="6893A105" w:rsidR="00874A0A" w:rsidRPr="00FF797D" w:rsidRDefault="00874A0A" w:rsidP="00874A0A">
      <w:pPr>
        <w:pStyle w:val="Titre2"/>
      </w:pPr>
      <w:bookmarkStart w:id="86" w:name="_Toc220600351"/>
      <w:bookmarkStart w:id="87" w:name="_Toc230335809"/>
      <w:r w:rsidRPr="00FF797D">
        <w:t xml:space="preserve">Use case: </w:t>
      </w:r>
      <w:proofErr w:type="spellStart"/>
      <w:r w:rsidR="00922630">
        <w:t>Raing</w:t>
      </w:r>
      <w:r w:rsidR="00741874">
        <w:t>au</w:t>
      </w:r>
      <w:r w:rsidR="00922630">
        <w:t>ge</w:t>
      </w:r>
      <w:proofErr w:type="spellEnd"/>
      <w:r w:rsidRPr="00FF797D">
        <w:t xml:space="preserve"> overflowed/out of instrument range</w:t>
      </w:r>
      <w:bookmarkEnd w:id="86"/>
      <w:bookmarkEnd w:id="87"/>
    </w:p>
    <w:p w14:paraId="13C7804C" w14:textId="71D3EB3B" w:rsidR="00874A0A" w:rsidRPr="002E006C" w:rsidRDefault="00874A0A" w:rsidP="00874A0A">
      <w:pPr>
        <w:rPr>
          <w:b/>
          <w:bCs/>
          <w:lang w:val="en-US"/>
        </w:rPr>
      </w:pPr>
      <w:r w:rsidRPr="002E006C">
        <w:rPr>
          <w:lang w:val="en-US"/>
        </w:rPr>
        <w:t xml:space="preserve">A daily value is measured, but there is an overflow for a </w:t>
      </w:r>
      <w:proofErr w:type="spellStart"/>
      <w:r w:rsidRPr="002E006C">
        <w:rPr>
          <w:lang w:val="en-US"/>
        </w:rPr>
        <w:t>raingauge</w:t>
      </w:r>
      <w:proofErr w:type="spellEnd"/>
      <w:r w:rsidRPr="002E006C">
        <w:rPr>
          <w:lang w:val="en-US"/>
        </w:rPr>
        <w:t xml:space="preserve">, or perhaps a blocked gauge in the case of snow, and therefore the best we can say is that we can specify a minimum amount, but no more than that. In that case, the QC code is 3. </w:t>
      </w:r>
    </w:p>
    <w:p w14:paraId="6791A791" w14:textId="77777777" w:rsidR="00874A0A" w:rsidRPr="002E006C" w:rsidRDefault="00874A0A" w:rsidP="00874A0A">
      <w:pPr>
        <w:rPr>
          <w:lang w:val="en-US"/>
        </w:rPr>
      </w:pPr>
      <w:r w:rsidRPr="002E006C">
        <w:rPr>
          <w:lang w:val="en-US"/>
        </w:rPr>
        <w:t xml:space="preserve">Coding: </w:t>
      </w:r>
    </w:p>
    <w:p w14:paraId="59D65C36" w14:textId="77777777" w:rsidR="00874A0A" w:rsidRPr="002E006C" w:rsidRDefault="00874A0A" w:rsidP="00874A0A">
      <w:pPr>
        <w:rPr>
          <w:b/>
          <w:bCs/>
          <w:lang w:val="en-US"/>
        </w:rPr>
      </w:pPr>
      <w:r w:rsidRPr="002E006C">
        <w:rPr>
          <w:b/>
          <w:bCs/>
          <w:lang w:val="en-US"/>
        </w:rPr>
        <w:t xml:space="preserve">Date </w:t>
      </w:r>
      <w:r w:rsidRPr="002E006C">
        <w:rPr>
          <w:b/>
          <w:bCs/>
          <w:lang w:val="en-US"/>
        </w:rPr>
        <w:tab/>
      </w:r>
      <w:r w:rsidRPr="002E006C">
        <w:rPr>
          <w:b/>
          <w:bCs/>
          <w:lang w:val="en-US"/>
        </w:rPr>
        <w:tab/>
        <w:t xml:space="preserve">Precipitation </w:t>
      </w:r>
      <w:r w:rsidRPr="002E006C">
        <w:rPr>
          <w:b/>
          <w:bCs/>
          <w:lang w:val="en-US"/>
        </w:rPr>
        <w:tab/>
        <w:t xml:space="preserve"> </w:t>
      </w:r>
      <w:r w:rsidRPr="002E006C">
        <w:rPr>
          <w:b/>
          <w:bCs/>
          <w:lang w:val="en-US"/>
        </w:rPr>
        <w:tab/>
        <w:t xml:space="preserve">Associated QC information </w:t>
      </w:r>
      <w:r w:rsidRPr="002E006C">
        <w:rPr>
          <w:b/>
          <w:bCs/>
          <w:lang w:val="en-US"/>
        </w:rPr>
        <w:tab/>
      </w:r>
      <w:r w:rsidRPr="002E006C">
        <w:rPr>
          <w:b/>
          <w:bCs/>
          <w:lang w:val="en-US"/>
        </w:rPr>
        <w:tab/>
      </w:r>
      <w:r w:rsidRPr="002E006C">
        <w:rPr>
          <w:b/>
          <w:bCs/>
          <w:lang w:val="en-US"/>
        </w:rPr>
        <w:tab/>
        <w:t xml:space="preserve">QC code </w:t>
      </w:r>
    </w:p>
    <w:p w14:paraId="0F9C6B19" w14:textId="77777777" w:rsidR="00874A0A" w:rsidRPr="002E006C" w:rsidRDefault="00874A0A" w:rsidP="00874A0A">
      <w:pPr>
        <w:rPr>
          <w:lang w:val="en-US"/>
        </w:rPr>
      </w:pPr>
      <w:r w:rsidRPr="002E006C">
        <w:rPr>
          <w:lang w:val="en-US"/>
        </w:rPr>
        <w:t xml:space="preserve">Day 1 </w:t>
      </w:r>
      <w:r w:rsidRPr="002E006C">
        <w:rPr>
          <w:lang w:val="en-US"/>
        </w:rPr>
        <w:tab/>
      </w:r>
      <w:r w:rsidRPr="002E006C">
        <w:rPr>
          <w:lang w:val="en-US"/>
        </w:rPr>
        <w:tab/>
        <w:t>203 mm</w:t>
      </w:r>
      <w:r w:rsidRPr="002E006C">
        <w:rPr>
          <w:lang w:val="en-US"/>
        </w:rPr>
        <w:tab/>
      </w:r>
      <w:r w:rsidRPr="002E006C">
        <w:rPr>
          <w:lang w:val="en-US"/>
        </w:rPr>
        <w:tab/>
        <w:t xml:space="preserve">Data checked and declared </w:t>
      </w:r>
      <w:r w:rsidRPr="002E006C">
        <w:rPr>
          <w:lang w:val="en-US"/>
        </w:rPr>
        <w:tab/>
      </w:r>
      <w:r w:rsidRPr="002E006C">
        <w:rPr>
          <w:lang w:val="en-US"/>
        </w:rPr>
        <w:tab/>
      </w:r>
      <w:r w:rsidRPr="002E006C">
        <w:rPr>
          <w:lang w:val="en-US"/>
        </w:rPr>
        <w:tab/>
        <w:t>3</w:t>
      </w:r>
    </w:p>
    <w:p w14:paraId="7EC54BA3" w14:textId="77777777" w:rsidR="00874A0A" w:rsidRPr="002E006C" w:rsidRDefault="00874A0A" w:rsidP="00874A0A">
      <w:pPr>
        <w:ind w:left="2880" w:firstLine="720"/>
        <w:rPr>
          <w:lang w:val="en-US"/>
        </w:rPr>
      </w:pPr>
      <w:r w:rsidRPr="002E006C">
        <w:rPr>
          <w:lang w:val="en-US"/>
        </w:rPr>
        <w:t>out of instrument range</w:t>
      </w:r>
      <w:r w:rsidRPr="002E006C">
        <w:rPr>
          <w:lang w:val="en-US"/>
        </w:rPr>
        <w:tab/>
      </w:r>
      <w:r w:rsidRPr="002E006C">
        <w:rPr>
          <w:lang w:val="en-US"/>
        </w:rPr>
        <w:tab/>
      </w:r>
    </w:p>
    <w:p w14:paraId="71F396D6" w14:textId="77777777" w:rsidR="00874A0A" w:rsidRPr="002E006C" w:rsidRDefault="00874A0A" w:rsidP="00874A0A">
      <w:pPr>
        <w:rPr>
          <w:lang w:val="en-US"/>
        </w:rPr>
      </w:pPr>
      <w:r w:rsidRPr="002E006C">
        <w:rPr>
          <w:lang w:val="en-US"/>
        </w:rPr>
        <w:t>Note that this classification might also be considered when obvious instrumental failure leads to a value or total that is almost certainly not representative of the daily total or extreme. For instance, a lightning-induced power failure stops recording of rainfall by an AWS, or some event stops measurements before the daily maximum/minimum temperature has been reached. The 2</w:t>
      </w:r>
      <w:r w:rsidRPr="002E006C">
        <w:rPr>
          <w:vertAlign w:val="superscript"/>
          <w:lang w:val="en-US"/>
        </w:rPr>
        <w:t>nd</w:t>
      </w:r>
      <w:r w:rsidRPr="002E006C">
        <w:rPr>
          <w:lang w:val="en-US"/>
        </w:rPr>
        <w:t xml:space="preserve"> example below represents this situation. </w:t>
      </w:r>
    </w:p>
    <w:p w14:paraId="28EE7BDE" w14:textId="77777777" w:rsidR="00874A0A" w:rsidRPr="002E006C" w:rsidRDefault="00874A0A" w:rsidP="00874A0A">
      <w:pPr>
        <w:rPr>
          <w:lang w:val="en-US"/>
        </w:rPr>
      </w:pPr>
      <w:r w:rsidRPr="002E006C">
        <w:rPr>
          <w:lang w:val="en-US"/>
        </w:rPr>
        <w:t xml:space="preserve">Day 1 </w:t>
      </w:r>
      <w:r w:rsidRPr="002E006C">
        <w:rPr>
          <w:lang w:val="en-US"/>
        </w:rPr>
        <w:tab/>
      </w:r>
      <w:r w:rsidRPr="002E006C">
        <w:rPr>
          <w:lang w:val="en-US"/>
        </w:rPr>
        <w:tab/>
        <w:t xml:space="preserve">17.6 mm </w:t>
      </w:r>
      <w:r w:rsidRPr="002E006C">
        <w:rPr>
          <w:lang w:val="en-US"/>
        </w:rPr>
        <w:tab/>
      </w:r>
      <w:r w:rsidRPr="002E006C">
        <w:rPr>
          <w:lang w:val="en-US"/>
        </w:rPr>
        <w:tab/>
        <w:t xml:space="preserve">Data checked and declared </w:t>
      </w:r>
      <w:r w:rsidRPr="002E006C">
        <w:rPr>
          <w:lang w:val="en-US"/>
        </w:rPr>
        <w:tab/>
      </w:r>
      <w:r w:rsidRPr="002E006C">
        <w:rPr>
          <w:lang w:val="en-US"/>
        </w:rPr>
        <w:tab/>
      </w:r>
      <w:r w:rsidRPr="002E006C">
        <w:rPr>
          <w:lang w:val="en-US"/>
        </w:rPr>
        <w:tab/>
        <w:t>3</w:t>
      </w:r>
    </w:p>
    <w:p w14:paraId="6012AB52" w14:textId="761D397D" w:rsidR="00874A0A" w:rsidRDefault="00874A0A" w:rsidP="00874A0A">
      <w:pPr>
        <w:ind w:left="2880" w:firstLine="720"/>
        <w:rPr>
          <w:lang w:val="en-US"/>
        </w:rPr>
      </w:pPr>
      <w:r w:rsidRPr="002E006C">
        <w:rPr>
          <w:lang w:val="en-US"/>
        </w:rPr>
        <w:t>out of instrument range</w:t>
      </w:r>
    </w:p>
    <w:p w14:paraId="7644E44E" w14:textId="254DA3A9" w:rsidR="00DF70A3" w:rsidRDefault="00DF70A3" w:rsidP="00DF70A3">
      <w:pPr>
        <w:rPr>
          <w:lang w:val="en-US"/>
        </w:rPr>
      </w:pPr>
      <w:r>
        <w:rPr>
          <w:lang w:val="en-US"/>
        </w:rPr>
        <w:t>Note:</w:t>
      </w:r>
    </w:p>
    <w:p w14:paraId="2E8C58FF" w14:textId="593EF6DE" w:rsidR="00DF70A3" w:rsidRPr="002E006C" w:rsidRDefault="00DF70A3" w:rsidP="00DF70A3">
      <w:pPr>
        <w:rPr>
          <w:lang w:val="en-US"/>
        </w:rPr>
      </w:pPr>
      <w:r>
        <w:t>In this case, the NMHS may determine that an instrumental failure has led to an unrepresentative value, but may still believe there is value in presenting the value. While such situations are likely to be rare, the NMHS may, at its discretion, regard the measurement as having some value, albeit heavily qualified. For instance, a rainfall value in an otherwise desert climate. In this case, it is clear that the value does not reflect the limits of the instrumentation, but rather that the instrument/sensor failed</w:t>
      </w:r>
    </w:p>
    <w:p w14:paraId="4743410E" w14:textId="77777777" w:rsidR="00874A0A" w:rsidRPr="00FF797D" w:rsidRDefault="00874A0A" w:rsidP="00874A0A">
      <w:pPr>
        <w:pStyle w:val="Titre2"/>
      </w:pPr>
      <w:bookmarkStart w:id="88" w:name="_Toc220600352"/>
      <w:bookmarkStart w:id="89" w:name="_Toc230335810"/>
      <w:r w:rsidRPr="00FF797D">
        <w:t>Use case: Aggregation</w:t>
      </w:r>
      <w:bookmarkEnd w:id="88"/>
      <w:bookmarkEnd w:id="89"/>
    </w:p>
    <w:p w14:paraId="7A238EDF" w14:textId="77777777" w:rsidR="00874A0A" w:rsidRPr="002E006C" w:rsidRDefault="00874A0A" w:rsidP="00874A0A">
      <w:pPr>
        <w:rPr>
          <w:lang w:val="en-US"/>
        </w:rPr>
      </w:pPr>
      <w:r w:rsidRPr="002E006C">
        <w:rPr>
          <w:lang w:val="en-US"/>
        </w:rPr>
        <w:t xml:space="preserve">In this case, observations are not available for some individual days, but the aggregated total (or highest/lowest value in the case of temperature) is known. </w:t>
      </w:r>
    </w:p>
    <w:p w14:paraId="412D0A95" w14:textId="358A76BD" w:rsidR="00874A0A" w:rsidRPr="002E006C" w:rsidRDefault="005A674C" w:rsidP="00874A0A">
      <w:pPr>
        <w:rPr>
          <w:lang w:val="en-US"/>
        </w:rPr>
      </w:pPr>
      <w:r>
        <w:rPr>
          <w:lang w:val="en-US"/>
        </w:rPr>
        <w:t xml:space="preserve">Example: </w:t>
      </w:r>
      <w:r w:rsidR="00874A0A" w:rsidRPr="002E006C">
        <w:rPr>
          <w:lang w:val="en-US"/>
        </w:rPr>
        <w:t>In the case of precipitation</w:t>
      </w:r>
      <w:r>
        <w:rPr>
          <w:lang w:val="en-US"/>
        </w:rPr>
        <w:t>,</w:t>
      </w:r>
      <w:r w:rsidR="00874A0A" w:rsidRPr="002E006C">
        <w:rPr>
          <w:lang w:val="en-US"/>
        </w:rPr>
        <w:t xml:space="preserve"> because of an observer problem or absence, the rain gauge (typically manually-read) has accumulated a precipitation amount over 4 days (from DAY 2 to DAY 5 in the example below). </w:t>
      </w:r>
      <w:r w:rsidR="00F66123">
        <w:rPr>
          <w:lang w:val="en-US"/>
        </w:rPr>
        <w:t>T</w:t>
      </w:r>
      <w:r w:rsidR="00874A0A" w:rsidRPr="002E006C">
        <w:rPr>
          <w:lang w:val="en-US"/>
        </w:rPr>
        <w:t xml:space="preserve">he precipitation amount for these 4 days is reported at DAY 5 (32.5 mm), following an earlier overflow situation. From DAY 2 to DAY 5 the QC </w:t>
      </w:r>
      <w:r w:rsidR="006C78C9">
        <w:rPr>
          <w:lang w:val="en-US"/>
        </w:rPr>
        <w:t xml:space="preserve">flag </w:t>
      </w:r>
      <w:proofErr w:type="spellStart"/>
      <w:r w:rsidR="00874A0A" w:rsidRPr="002E006C">
        <w:rPr>
          <w:lang w:val="en-US"/>
        </w:rPr>
        <w:t>i</w:t>
      </w:r>
      <w:proofErr w:type="spellEnd"/>
      <w:r w:rsidR="00874A0A" w:rsidRPr="002E006C">
        <w:rPr>
          <w:lang w:val="en-US"/>
        </w:rPr>
        <w:t xml:space="preserve"> is set to 2 “Data checked and declared aggregated”, which allows an inference to be drawn on how many days the aggregation corresponds to. So, in this case, a total of 32.5mm has been measured over days 2-5, but it is not possible to determine the daily split. For Day 6, noting that the aggregation problem has been solved, this particular day reported no additional precipitation. </w:t>
      </w:r>
    </w:p>
    <w:p w14:paraId="77FBBC7C" w14:textId="1188E8A1" w:rsidR="00874A0A" w:rsidRPr="002E006C" w:rsidRDefault="00874A0A" w:rsidP="00874A0A">
      <w:pPr>
        <w:rPr>
          <w:lang w:val="en-US"/>
        </w:rPr>
      </w:pPr>
      <w:r w:rsidRPr="002E006C">
        <w:rPr>
          <w:lang w:val="en-US"/>
        </w:rPr>
        <w:t xml:space="preserve">Note that if it is known for sure that no precipitation has occurred on one or more days during the aggregation period, it is recommended to include the value as 0.0, and the QC flag set to “Good” See also the example in </w:t>
      </w:r>
      <w:r w:rsidRPr="00F66123">
        <w:rPr>
          <w:lang w:val="en-US"/>
        </w:rPr>
        <w:t xml:space="preserve">Use Case </w:t>
      </w:r>
      <w:r w:rsidR="00F66123" w:rsidRPr="00F66123">
        <w:rPr>
          <w:lang w:val="en-US"/>
        </w:rPr>
        <w:t>11.8</w:t>
      </w:r>
      <w:r w:rsidRPr="002E006C">
        <w:rPr>
          <w:lang w:val="en-US"/>
        </w:rPr>
        <w:t xml:space="preserve"> below. </w:t>
      </w:r>
      <w:r w:rsidR="0085136F">
        <w:rPr>
          <w:lang w:val="en-US"/>
        </w:rPr>
        <w:t>Alternat</w:t>
      </w:r>
      <w:r w:rsidR="009B4BBD">
        <w:rPr>
          <w:lang w:val="en-US"/>
        </w:rPr>
        <w:t xml:space="preserve">ively, an NMHS may formulate a policy that partial </w:t>
      </w:r>
      <w:proofErr w:type="spellStart"/>
      <w:r w:rsidR="009B4BBD">
        <w:rPr>
          <w:lang w:val="en-US"/>
        </w:rPr>
        <w:t>disaggregations</w:t>
      </w:r>
      <w:proofErr w:type="spellEnd"/>
      <w:r w:rsidR="009B4BBD">
        <w:rPr>
          <w:lang w:val="en-US"/>
        </w:rPr>
        <w:t xml:space="preserve"> are not useful, and just </w:t>
      </w:r>
      <w:r w:rsidR="008C0363">
        <w:rPr>
          <w:lang w:val="en-US"/>
        </w:rPr>
        <w:t xml:space="preserve">define an aggregation for the entire period. As with all examples here, </w:t>
      </w:r>
      <w:r w:rsidR="002027F3">
        <w:rPr>
          <w:lang w:val="en-US"/>
        </w:rPr>
        <w:t xml:space="preserve">NMHS policies should define how the flags are allocated, but for transparency </w:t>
      </w:r>
      <w:r w:rsidR="00DF34DA">
        <w:rPr>
          <w:lang w:val="en-US"/>
        </w:rPr>
        <w:t xml:space="preserve">and </w:t>
      </w:r>
      <w:proofErr w:type="spellStart"/>
      <w:r w:rsidR="00DF34DA">
        <w:rPr>
          <w:lang w:val="en-US"/>
        </w:rPr>
        <w:t>useability</w:t>
      </w:r>
      <w:proofErr w:type="spellEnd"/>
      <w:r w:rsidR="00DF34DA">
        <w:rPr>
          <w:lang w:val="en-US"/>
        </w:rPr>
        <w:t xml:space="preserve">, </w:t>
      </w:r>
      <w:r w:rsidR="002027F3">
        <w:rPr>
          <w:lang w:val="en-US"/>
        </w:rPr>
        <w:t xml:space="preserve">the method used should be consistent, and documented. </w:t>
      </w:r>
    </w:p>
    <w:p w14:paraId="0F7AD065" w14:textId="77777777" w:rsidR="00874A0A" w:rsidRPr="002E006C" w:rsidRDefault="00874A0A" w:rsidP="00874A0A">
      <w:pPr>
        <w:rPr>
          <w:lang w:val="en-US"/>
        </w:rPr>
      </w:pPr>
    </w:p>
    <w:p w14:paraId="7599632B" w14:textId="77777777" w:rsidR="00874A0A" w:rsidRPr="002E006C" w:rsidRDefault="00874A0A" w:rsidP="00874A0A">
      <w:pPr>
        <w:rPr>
          <w:lang w:val="en-US"/>
        </w:rPr>
      </w:pPr>
      <w:r w:rsidRPr="002E006C">
        <w:rPr>
          <w:lang w:val="en-US"/>
        </w:rPr>
        <w:lastRenderedPageBreak/>
        <w:t xml:space="preserve">Coding: </w:t>
      </w:r>
    </w:p>
    <w:p w14:paraId="187E5678" w14:textId="77777777" w:rsidR="00874A0A" w:rsidRPr="002E006C" w:rsidRDefault="00874A0A" w:rsidP="00874A0A">
      <w:pPr>
        <w:rPr>
          <w:b/>
          <w:bCs/>
          <w:lang w:val="en-US"/>
        </w:rPr>
      </w:pPr>
      <w:r w:rsidRPr="002E006C">
        <w:rPr>
          <w:b/>
          <w:bCs/>
          <w:lang w:val="en-US"/>
        </w:rPr>
        <w:t xml:space="preserve">Date </w:t>
      </w:r>
      <w:r w:rsidRPr="002E006C">
        <w:rPr>
          <w:b/>
          <w:bCs/>
          <w:lang w:val="en-US"/>
        </w:rPr>
        <w:tab/>
      </w:r>
      <w:r w:rsidRPr="002E006C">
        <w:rPr>
          <w:b/>
          <w:bCs/>
          <w:lang w:val="en-US"/>
        </w:rPr>
        <w:tab/>
        <w:t xml:space="preserve">Precipitation </w:t>
      </w:r>
      <w:r w:rsidRPr="002E006C">
        <w:rPr>
          <w:b/>
          <w:bCs/>
          <w:lang w:val="en-US"/>
        </w:rPr>
        <w:tab/>
        <w:t xml:space="preserve"> </w:t>
      </w:r>
      <w:r w:rsidRPr="002E006C">
        <w:rPr>
          <w:b/>
          <w:bCs/>
          <w:lang w:val="en-US"/>
        </w:rPr>
        <w:tab/>
        <w:t xml:space="preserve">Associated QC information </w:t>
      </w:r>
      <w:r w:rsidRPr="002E006C">
        <w:rPr>
          <w:b/>
          <w:bCs/>
          <w:lang w:val="en-US"/>
        </w:rPr>
        <w:tab/>
      </w:r>
      <w:r w:rsidRPr="002E006C">
        <w:rPr>
          <w:b/>
          <w:bCs/>
          <w:lang w:val="en-US"/>
        </w:rPr>
        <w:tab/>
      </w:r>
      <w:r w:rsidRPr="002E006C">
        <w:rPr>
          <w:b/>
          <w:bCs/>
          <w:lang w:val="en-US"/>
        </w:rPr>
        <w:tab/>
        <w:t xml:space="preserve">QC code </w:t>
      </w:r>
    </w:p>
    <w:p w14:paraId="41C7F829" w14:textId="77777777" w:rsidR="00874A0A" w:rsidRPr="002E006C" w:rsidRDefault="00874A0A" w:rsidP="00874A0A">
      <w:pPr>
        <w:rPr>
          <w:lang w:val="en-US"/>
        </w:rPr>
      </w:pPr>
      <w:r w:rsidRPr="002E006C">
        <w:rPr>
          <w:lang w:val="en-US"/>
        </w:rPr>
        <w:t xml:space="preserve">Day 1 </w:t>
      </w:r>
      <w:r w:rsidRPr="002E006C">
        <w:rPr>
          <w:lang w:val="en-US"/>
        </w:rPr>
        <w:tab/>
      </w:r>
      <w:r w:rsidRPr="002E006C">
        <w:rPr>
          <w:lang w:val="en-US"/>
        </w:rPr>
        <w:tab/>
        <w:t>203 mm</w:t>
      </w:r>
      <w:r w:rsidRPr="002E006C">
        <w:rPr>
          <w:lang w:val="en-US"/>
        </w:rPr>
        <w:tab/>
      </w:r>
      <w:r w:rsidRPr="002E006C">
        <w:rPr>
          <w:lang w:val="en-US"/>
        </w:rPr>
        <w:tab/>
        <w:t>Data checked, and declared out of instrument range</w:t>
      </w:r>
      <w:r w:rsidRPr="002E006C">
        <w:rPr>
          <w:lang w:val="en-US"/>
        </w:rPr>
        <w:tab/>
      </w:r>
      <w:r w:rsidRPr="002E006C">
        <w:rPr>
          <w:lang w:val="en-US"/>
        </w:rPr>
        <w:tab/>
      </w:r>
      <w:r w:rsidRPr="002E006C">
        <w:rPr>
          <w:lang w:val="en-US"/>
        </w:rPr>
        <w:tab/>
      </w:r>
      <w:r w:rsidRPr="002E006C">
        <w:rPr>
          <w:lang w:val="en-US"/>
        </w:rPr>
        <w:tab/>
      </w:r>
      <w:r w:rsidRPr="002E006C">
        <w:rPr>
          <w:lang w:val="en-US"/>
        </w:rPr>
        <w:tab/>
      </w:r>
      <w:r w:rsidRPr="002E006C">
        <w:rPr>
          <w:lang w:val="en-US"/>
        </w:rPr>
        <w:tab/>
      </w:r>
      <w:r w:rsidRPr="002E006C">
        <w:rPr>
          <w:lang w:val="en-US"/>
        </w:rPr>
        <w:tab/>
      </w:r>
      <w:r w:rsidRPr="002E006C">
        <w:rPr>
          <w:lang w:val="en-US"/>
        </w:rPr>
        <w:tab/>
      </w:r>
      <w:r w:rsidRPr="002E006C">
        <w:rPr>
          <w:lang w:val="en-US"/>
        </w:rPr>
        <w:tab/>
      </w:r>
      <w:r w:rsidRPr="002E006C">
        <w:rPr>
          <w:lang w:val="en-US"/>
        </w:rPr>
        <w:tab/>
      </w:r>
      <w:r w:rsidRPr="002E006C">
        <w:rPr>
          <w:lang w:val="en-US"/>
        </w:rPr>
        <w:tab/>
      </w:r>
      <w:r w:rsidRPr="002E006C">
        <w:rPr>
          <w:lang w:val="en-US"/>
        </w:rPr>
        <w:tab/>
        <w:t>3</w:t>
      </w:r>
    </w:p>
    <w:p w14:paraId="2F880A12" w14:textId="77777777" w:rsidR="00874A0A" w:rsidRPr="002E006C" w:rsidRDefault="00874A0A" w:rsidP="00874A0A">
      <w:pPr>
        <w:rPr>
          <w:lang w:val="en-US"/>
        </w:rPr>
      </w:pPr>
      <w:r w:rsidRPr="002E006C">
        <w:rPr>
          <w:lang w:val="en-US"/>
        </w:rPr>
        <w:t xml:space="preserve">Day 2 </w:t>
      </w:r>
      <w:r w:rsidRPr="002E006C">
        <w:rPr>
          <w:lang w:val="en-US"/>
        </w:rPr>
        <w:tab/>
      </w:r>
      <w:r w:rsidRPr="002E006C">
        <w:rPr>
          <w:lang w:val="en-US"/>
        </w:rPr>
        <w:tab/>
        <w:t xml:space="preserve">Missing </w:t>
      </w:r>
      <w:r w:rsidRPr="002E006C">
        <w:rPr>
          <w:lang w:val="en-US"/>
        </w:rPr>
        <w:tab/>
      </w:r>
      <w:r w:rsidRPr="002E006C">
        <w:rPr>
          <w:lang w:val="en-US"/>
        </w:rPr>
        <w:tab/>
        <w:t>Data checked and declared aggregated</w:t>
      </w:r>
      <w:r w:rsidRPr="002E006C">
        <w:rPr>
          <w:lang w:val="en-US"/>
        </w:rPr>
        <w:tab/>
      </w:r>
      <w:r w:rsidRPr="002E006C">
        <w:rPr>
          <w:lang w:val="en-US"/>
        </w:rPr>
        <w:tab/>
        <w:t>2</w:t>
      </w:r>
    </w:p>
    <w:p w14:paraId="10F731D4" w14:textId="77777777" w:rsidR="00874A0A" w:rsidRPr="002E006C" w:rsidRDefault="00874A0A" w:rsidP="00874A0A">
      <w:pPr>
        <w:rPr>
          <w:lang w:val="en-US"/>
        </w:rPr>
      </w:pPr>
      <w:r w:rsidRPr="002E006C">
        <w:rPr>
          <w:lang w:val="en-US"/>
        </w:rPr>
        <w:t xml:space="preserve">Day 3 </w:t>
      </w:r>
      <w:r w:rsidRPr="002E006C">
        <w:rPr>
          <w:lang w:val="en-US"/>
        </w:rPr>
        <w:tab/>
      </w:r>
      <w:r w:rsidRPr="002E006C">
        <w:rPr>
          <w:lang w:val="en-US"/>
        </w:rPr>
        <w:tab/>
        <w:t xml:space="preserve">Missing </w:t>
      </w:r>
      <w:r w:rsidRPr="002E006C">
        <w:rPr>
          <w:lang w:val="en-US"/>
        </w:rPr>
        <w:tab/>
      </w:r>
      <w:r w:rsidRPr="002E006C">
        <w:rPr>
          <w:lang w:val="en-US"/>
        </w:rPr>
        <w:tab/>
        <w:t>Data checked and declared aggregated</w:t>
      </w:r>
      <w:r w:rsidRPr="002E006C">
        <w:rPr>
          <w:lang w:val="en-US"/>
        </w:rPr>
        <w:tab/>
      </w:r>
      <w:r w:rsidRPr="002E006C">
        <w:rPr>
          <w:lang w:val="en-US"/>
        </w:rPr>
        <w:tab/>
        <w:t>2</w:t>
      </w:r>
    </w:p>
    <w:p w14:paraId="763F4AF5" w14:textId="77777777" w:rsidR="00874A0A" w:rsidRPr="002E006C" w:rsidRDefault="00874A0A" w:rsidP="00874A0A">
      <w:pPr>
        <w:rPr>
          <w:lang w:val="en-US"/>
        </w:rPr>
      </w:pPr>
      <w:r w:rsidRPr="002E006C">
        <w:rPr>
          <w:lang w:val="en-US"/>
        </w:rPr>
        <w:t xml:space="preserve">Day 4 </w:t>
      </w:r>
      <w:r w:rsidRPr="002E006C">
        <w:rPr>
          <w:lang w:val="en-US"/>
        </w:rPr>
        <w:tab/>
      </w:r>
      <w:r w:rsidRPr="002E006C">
        <w:rPr>
          <w:lang w:val="en-US"/>
        </w:rPr>
        <w:tab/>
        <w:t xml:space="preserve">Missing </w:t>
      </w:r>
      <w:r w:rsidRPr="002E006C">
        <w:rPr>
          <w:lang w:val="en-US"/>
        </w:rPr>
        <w:tab/>
      </w:r>
      <w:r w:rsidRPr="002E006C">
        <w:rPr>
          <w:lang w:val="en-US"/>
        </w:rPr>
        <w:tab/>
        <w:t>Data checked and declared aggregated</w:t>
      </w:r>
      <w:r w:rsidRPr="002E006C">
        <w:rPr>
          <w:lang w:val="en-US"/>
        </w:rPr>
        <w:tab/>
      </w:r>
      <w:r w:rsidRPr="002E006C">
        <w:rPr>
          <w:lang w:val="en-US"/>
        </w:rPr>
        <w:tab/>
        <w:t>2</w:t>
      </w:r>
    </w:p>
    <w:p w14:paraId="752B9B00" w14:textId="77777777" w:rsidR="00874A0A" w:rsidRPr="002E006C" w:rsidRDefault="00874A0A" w:rsidP="00874A0A">
      <w:pPr>
        <w:rPr>
          <w:lang w:val="en-US"/>
        </w:rPr>
      </w:pPr>
      <w:r w:rsidRPr="002E006C">
        <w:rPr>
          <w:lang w:val="en-US"/>
        </w:rPr>
        <w:t xml:space="preserve">Day 5 </w:t>
      </w:r>
      <w:r w:rsidRPr="002E006C">
        <w:rPr>
          <w:lang w:val="en-US"/>
        </w:rPr>
        <w:tab/>
      </w:r>
      <w:r w:rsidRPr="002E006C">
        <w:rPr>
          <w:lang w:val="en-US"/>
        </w:rPr>
        <w:tab/>
        <w:t xml:space="preserve">32.5 mm </w:t>
      </w:r>
      <w:r w:rsidRPr="002E006C">
        <w:rPr>
          <w:lang w:val="en-US"/>
        </w:rPr>
        <w:tab/>
      </w:r>
      <w:r w:rsidRPr="002E006C">
        <w:rPr>
          <w:lang w:val="en-US"/>
        </w:rPr>
        <w:tab/>
        <w:t>Data checked and declared aggregated</w:t>
      </w:r>
      <w:r w:rsidRPr="002E006C">
        <w:rPr>
          <w:lang w:val="en-US"/>
        </w:rPr>
        <w:tab/>
      </w:r>
      <w:r w:rsidRPr="002E006C">
        <w:rPr>
          <w:lang w:val="en-US"/>
        </w:rPr>
        <w:tab/>
        <w:t>2</w:t>
      </w:r>
    </w:p>
    <w:p w14:paraId="24E654E6" w14:textId="77777777" w:rsidR="00874A0A" w:rsidRPr="002E006C" w:rsidRDefault="00874A0A" w:rsidP="00874A0A">
      <w:pPr>
        <w:rPr>
          <w:lang w:val="en-US"/>
        </w:rPr>
      </w:pPr>
      <w:r w:rsidRPr="002E006C">
        <w:rPr>
          <w:lang w:val="en-US"/>
        </w:rPr>
        <w:t xml:space="preserve">Day 6 </w:t>
      </w:r>
      <w:r w:rsidRPr="002E006C">
        <w:rPr>
          <w:lang w:val="en-US"/>
        </w:rPr>
        <w:tab/>
      </w:r>
      <w:r w:rsidRPr="002E006C">
        <w:rPr>
          <w:lang w:val="en-US"/>
        </w:rPr>
        <w:tab/>
        <w:t>0 mm</w:t>
      </w:r>
      <w:r w:rsidRPr="002E006C">
        <w:rPr>
          <w:lang w:val="en-US"/>
        </w:rPr>
        <w:tab/>
        <w:t xml:space="preserve"> </w:t>
      </w:r>
      <w:r w:rsidRPr="002E006C">
        <w:rPr>
          <w:lang w:val="en-US"/>
        </w:rPr>
        <w:tab/>
      </w:r>
      <w:r w:rsidRPr="002E006C">
        <w:rPr>
          <w:lang w:val="en-US"/>
        </w:rPr>
        <w:tab/>
        <w:t xml:space="preserve">Data checked and declared good </w:t>
      </w:r>
      <w:r w:rsidRPr="002E006C">
        <w:rPr>
          <w:lang w:val="en-US"/>
        </w:rPr>
        <w:tab/>
      </w:r>
      <w:r w:rsidRPr="002E006C">
        <w:rPr>
          <w:lang w:val="en-US"/>
        </w:rPr>
        <w:tab/>
        <w:t>0</w:t>
      </w:r>
    </w:p>
    <w:p w14:paraId="3353C5CF" w14:textId="77777777" w:rsidR="00874A0A" w:rsidRPr="002E006C" w:rsidRDefault="00874A0A" w:rsidP="00874A0A">
      <w:pPr>
        <w:rPr>
          <w:lang w:val="en-US"/>
        </w:rPr>
      </w:pPr>
    </w:p>
    <w:p w14:paraId="2FD87044" w14:textId="77777777" w:rsidR="00874A0A" w:rsidRPr="00FF797D" w:rsidRDefault="00874A0A" w:rsidP="00874A0A">
      <w:pPr>
        <w:pStyle w:val="Titre2"/>
      </w:pPr>
      <w:bookmarkStart w:id="90" w:name="_Toc220600353"/>
      <w:bookmarkStart w:id="91" w:name="_Toc230335811"/>
      <w:r w:rsidRPr="00FF797D">
        <w:t>Use case: Aggregation with instrument in maintenance</w:t>
      </w:r>
      <w:bookmarkEnd w:id="90"/>
      <w:bookmarkEnd w:id="91"/>
    </w:p>
    <w:p w14:paraId="1D57A0EB" w14:textId="5B1D983B" w:rsidR="00874A0A" w:rsidRPr="002E006C" w:rsidRDefault="00874A0A" w:rsidP="00874A0A">
      <w:pPr>
        <w:rPr>
          <w:lang w:val="en-US"/>
        </w:rPr>
      </w:pPr>
      <w:r w:rsidRPr="002E006C">
        <w:rPr>
          <w:lang w:val="en-US"/>
        </w:rPr>
        <w:t>This refers to the case where, if we know that data missing over five days, with a known total on the sixth, includes a period where the station or sensor was undergoing maintenance</w:t>
      </w:r>
      <w:r w:rsidRPr="002E006C">
        <w:rPr>
          <w:rStyle w:val="Appelnotedebasdep"/>
          <w:lang w:val="en-US"/>
        </w:rPr>
        <w:footnoteReference w:id="1"/>
      </w:r>
      <w:r w:rsidRPr="002E006C">
        <w:rPr>
          <w:lang w:val="en-US"/>
        </w:rPr>
        <w:t xml:space="preserve">, or observations were not possible due to some other cause, then we could distinguish in the daily messages between "data missing" during the maintenance period, where observations did not occur (say, on Days 2-3 in the example below), and aggregated (where we know that on days 4-5 measurements did occur, but we don't know the daily split). </w:t>
      </w:r>
      <w:r w:rsidR="00DE752D">
        <w:rPr>
          <w:lang w:val="en-US"/>
        </w:rPr>
        <w:t xml:space="preserve">In the example provided below, </w:t>
      </w:r>
      <w:r w:rsidR="003621C4">
        <w:rPr>
          <w:lang w:val="en-US"/>
        </w:rPr>
        <w:t xml:space="preserve">assuming </w:t>
      </w:r>
      <w:r w:rsidRPr="002E006C">
        <w:rPr>
          <w:lang w:val="en-US"/>
        </w:rPr>
        <w:t>maintenance took place on Days 2-3</w:t>
      </w:r>
      <w:r w:rsidR="003621C4">
        <w:rPr>
          <w:lang w:val="en-US"/>
        </w:rPr>
        <w:t>,</w:t>
      </w:r>
      <w:r w:rsidRPr="002E006C">
        <w:rPr>
          <w:lang w:val="en-US"/>
        </w:rPr>
        <w:t xml:space="preserve"> the sequence of flags would be: Day1 - aggregated; days 2-3 missing; days 4-5 aggregated (with the total aggregation on Day 5). The major distinguishing feature being that we know no data were available for two of the days in the sequence (Data missing – QC flag 5), and that the aggregation period represents the remaining periods flagged as aggregated (QC Flag 2). </w:t>
      </w:r>
    </w:p>
    <w:p w14:paraId="45C52466" w14:textId="77777777" w:rsidR="00874A0A" w:rsidRPr="002E006C" w:rsidRDefault="00874A0A" w:rsidP="00874A0A">
      <w:pPr>
        <w:rPr>
          <w:lang w:val="en-US"/>
        </w:rPr>
      </w:pPr>
      <w:r w:rsidRPr="002E006C">
        <w:rPr>
          <w:lang w:val="en-US"/>
        </w:rPr>
        <w:t xml:space="preserve">In the example below, no value is available on Day 1, but measurement instruments are functional. On Days 2 and 3 the instruments are out of service, and therefore it is impossible to retrieve any data for these days. On Day 4, instrument is back in service, but no value is available. In Day 5, an aggregated value of 32.5mm is available, which includes the data from at least Days 4 and 5, and possibly also Day 1. </w:t>
      </w:r>
    </w:p>
    <w:p w14:paraId="516E59AF" w14:textId="77777777" w:rsidR="00874A0A" w:rsidRPr="002E006C" w:rsidRDefault="00874A0A" w:rsidP="00874A0A">
      <w:pPr>
        <w:rPr>
          <w:lang w:val="en-US"/>
        </w:rPr>
      </w:pPr>
    </w:p>
    <w:p w14:paraId="11737B00" w14:textId="77777777" w:rsidR="00874A0A" w:rsidRPr="002E006C" w:rsidRDefault="00874A0A" w:rsidP="00874A0A">
      <w:pPr>
        <w:rPr>
          <w:lang w:val="en-US"/>
        </w:rPr>
      </w:pPr>
      <w:r w:rsidRPr="002E006C">
        <w:rPr>
          <w:lang w:val="en-US"/>
        </w:rPr>
        <w:t xml:space="preserve">Coding: </w:t>
      </w:r>
    </w:p>
    <w:p w14:paraId="16425C1C" w14:textId="77777777" w:rsidR="00874A0A" w:rsidRPr="002E006C" w:rsidRDefault="00874A0A" w:rsidP="00874A0A">
      <w:pPr>
        <w:rPr>
          <w:b/>
          <w:bCs/>
          <w:lang w:val="en-US"/>
        </w:rPr>
      </w:pPr>
      <w:r w:rsidRPr="002E006C">
        <w:rPr>
          <w:b/>
          <w:bCs/>
          <w:lang w:val="en-US"/>
        </w:rPr>
        <w:t xml:space="preserve">Date </w:t>
      </w:r>
      <w:r w:rsidRPr="002E006C">
        <w:rPr>
          <w:b/>
          <w:bCs/>
          <w:lang w:val="en-US"/>
        </w:rPr>
        <w:tab/>
      </w:r>
      <w:r w:rsidRPr="002E006C">
        <w:rPr>
          <w:b/>
          <w:bCs/>
          <w:lang w:val="en-US"/>
        </w:rPr>
        <w:tab/>
        <w:t xml:space="preserve">Precipitation </w:t>
      </w:r>
      <w:r w:rsidRPr="002E006C">
        <w:rPr>
          <w:b/>
          <w:bCs/>
          <w:lang w:val="en-US"/>
        </w:rPr>
        <w:tab/>
        <w:t xml:space="preserve"> </w:t>
      </w:r>
      <w:r w:rsidRPr="002E006C">
        <w:rPr>
          <w:b/>
          <w:bCs/>
          <w:lang w:val="en-US"/>
        </w:rPr>
        <w:tab/>
        <w:t xml:space="preserve">Associated QC information </w:t>
      </w:r>
      <w:r w:rsidRPr="002E006C">
        <w:rPr>
          <w:b/>
          <w:bCs/>
          <w:lang w:val="en-US"/>
        </w:rPr>
        <w:tab/>
      </w:r>
      <w:r w:rsidRPr="002E006C">
        <w:rPr>
          <w:b/>
          <w:bCs/>
          <w:lang w:val="en-US"/>
        </w:rPr>
        <w:tab/>
      </w:r>
      <w:r w:rsidRPr="002E006C">
        <w:rPr>
          <w:b/>
          <w:bCs/>
          <w:lang w:val="en-US"/>
        </w:rPr>
        <w:tab/>
        <w:t xml:space="preserve">QC code </w:t>
      </w:r>
    </w:p>
    <w:p w14:paraId="0AD45EFD" w14:textId="77777777" w:rsidR="00874A0A" w:rsidRPr="002E006C" w:rsidRDefault="00874A0A" w:rsidP="00874A0A">
      <w:pPr>
        <w:rPr>
          <w:lang w:val="en-US"/>
        </w:rPr>
      </w:pPr>
      <w:r w:rsidRPr="002E006C">
        <w:rPr>
          <w:lang w:val="en-US"/>
        </w:rPr>
        <w:t xml:space="preserve">Day 1 </w:t>
      </w:r>
      <w:r w:rsidRPr="002E006C">
        <w:rPr>
          <w:lang w:val="en-US"/>
        </w:rPr>
        <w:tab/>
      </w:r>
      <w:r w:rsidRPr="002E006C">
        <w:rPr>
          <w:lang w:val="en-US"/>
        </w:rPr>
        <w:tab/>
        <w:t xml:space="preserve">Missing </w:t>
      </w:r>
      <w:r w:rsidRPr="002E006C">
        <w:rPr>
          <w:lang w:val="en-US"/>
        </w:rPr>
        <w:tab/>
      </w:r>
      <w:r w:rsidRPr="002E006C">
        <w:rPr>
          <w:lang w:val="en-US"/>
        </w:rPr>
        <w:tab/>
        <w:t xml:space="preserve">Data checked and declared aggregated </w:t>
      </w:r>
      <w:r w:rsidRPr="002E006C">
        <w:rPr>
          <w:lang w:val="en-US"/>
        </w:rPr>
        <w:tab/>
      </w:r>
      <w:r w:rsidRPr="002E006C">
        <w:rPr>
          <w:lang w:val="en-US"/>
        </w:rPr>
        <w:tab/>
        <w:t>2</w:t>
      </w:r>
    </w:p>
    <w:p w14:paraId="104CC7F6" w14:textId="77777777" w:rsidR="00874A0A" w:rsidRPr="002E006C" w:rsidRDefault="00874A0A" w:rsidP="00874A0A">
      <w:pPr>
        <w:rPr>
          <w:b/>
          <w:bCs/>
          <w:lang w:val="en-US"/>
        </w:rPr>
      </w:pPr>
      <w:r w:rsidRPr="002E006C">
        <w:rPr>
          <w:lang w:val="en-US"/>
        </w:rPr>
        <w:t xml:space="preserve">Day 2 </w:t>
      </w:r>
      <w:r w:rsidRPr="002E006C">
        <w:rPr>
          <w:lang w:val="en-US"/>
        </w:rPr>
        <w:tab/>
      </w:r>
      <w:r w:rsidRPr="002E006C">
        <w:rPr>
          <w:lang w:val="en-US"/>
        </w:rPr>
        <w:tab/>
        <w:t xml:space="preserve">Missing </w:t>
      </w:r>
      <w:r w:rsidRPr="002E006C">
        <w:rPr>
          <w:lang w:val="en-US"/>
        </w:rPr>
        <w:tab/>
      </w:r>
      <w:r w:rsidRPr="002E006C">
        <w:rPr>
          <w:lang w:val="en-US"/>
        </w:rPr>
        <w:tab/>
        <w:t>Parameter is not measured at the station</w:t>
      </w:r>
      <w:r w:rsidRPr="002E006C">
        <w:rPr>
          <w:lang w:val="en-US"/>
        </w:rPr>
        <w:tab/>
        <w:t>5</w:t>
      </w:r>
    </w:p>
    <w:p w14:paraId="6C9FD6BF" w14:textId="77777777" w:rsidR="00874A0A" w:rsidRPr="002E006C" w:rsidRDefault="00874A0A" w:rsidP="00874A0A">
      <w:pPr>
        <w:rPr>
          <w:b/>
          <w:bCs/>
          <w:lang w:val="en-US"/>
        </w:rPr>
      </w:pPr>
      <w:r w:rsidRPr="002E006C">
        <w:rPr>
          <w:lang w:val="en-US"/>
        </w:rPr>
        <w:t xml:space="preserve">Day 3 </w:t>
      </w:r>
      <w:r w:rsidRPr="002E006C">
        <w:rPr>
          <w:lang w:val="en-US"/>
        </w:rPr>
        <w:tab/>
      </w:r>
      <w:r w:rsidRPr="002E006C">
        <w:rPr>
          <w:lang w:val="en-US"/>
        </w:rPr>
        <w:tab/>
        <w:t xml:space="preserve">Missing </w:t>
      </w:r>
      <w:r w:rsidRPr="002E006C">
        <w:rPr>
          <w:lang w:val="en-US"/>
        </w:rPr>
        <w:tab/>
      </w:r>
      <w:r w:rsidRPr="002E006C">
        <w:rPr>
          <w:lang w:val="en-US"/>
        </w:rPr>
        <w:tab/>
        <w:t>Parameter is not measured at the station</w:t>
      </w:r>
      <w:r w:rsidRPr="002E006C">
        <w:rPr>
          <w:lang w:val="en-US"/>
        </w:rPr>
        <w:tab/>
        <w:t>5</w:t>
      </w:r>
    </w:p>
    <w:p w14:paraId="4AFE47EF" w14:textId="77777777" w:rsidR="00874A0A" w:rsidRPr="002E006C" w:rsidRDefault="00874A0A" w:rsidP="00874A0A">
      <w:pPr>
        <w:rPr>
          <w:b/>
          <w:bCs/>
          <w:lang w:val="en-US"/>
        </w:rPr>
      </w:pPr>
      <w:r w:rsidRPr="002E006C">
        <w:rPr>
          <w:lang w:val="en-US"/>
        </w:rPr>
        <w:t xml:space="preserve">Day 4 </w:t>
      </w:r>
      <w:r w:rsidRPr="002E006C">
        <w:rPr>
          <w:lang w:val="en-US"/>
        </w:rPr>
        <w:tab/>
      </w:r>
      <w:r w:rsidRPr="002E006C">
        <w:rPr>
          <w:lang w:val="en-US"/>
        </w:rPr>
        <w:tab/>
        <w:t xml:space="preserve">Missing </w:t>
      </w:r>
      <w:r w:rsidRPr="002E006C">
        <w:rPr>
          <w:lang w:val="en-US"/>
        </w:rPr>
        <w:tab/>
      </w:r>
      <w:r w:rsidRPr="002E006C">
        <w:rPr>
          <w:lang w:val="en-US"/>
        </w:rPr>
        <w:tab/>
        <w:t xml:space="preserve">Data checked and declared aggregated </w:t>
      </w:r>
      <w:r w:rsidRPr="002E006C">
        <w:rPr>
          <w:lang w:val="en-US"/>
        </w:rPr>
        <w:tab/>
      </w:r>
      <w:r w:rsidRPr="002E006C">
        <w:rPr>
          <w:lang w:val="en-US"/>
        </w:rPr>
        <w:tab/>
        <w:t xml:space="preserve">2 </w:t>
      </w:r>
    </w:p>
    <w:p w14:paraId="181A810E" w14:textId="77777777" w:rsidR="00874A0A" w:rsidRPr="002E006C" w:rsidRDefault="00874A0A" w:rsidP="00874A0A">
      <w:pPr>
        <w:rPr>
          <w:lang w:val="en-US"/>
        </w:rPr>
      </w:pPr>
      <w:r w:rsidRPr="002E006C">
        <w:rPr>
          <w:lang w:val="en-US"/>
        </w:rPr>
        <w:t xml:space="preserve">Day 5 </w:t>
      </w:r>
      <w:r w:rsidRPr="002E006C">
        <w:rPr>
          <w:lang w:val="en-US"/>
        </w:rPr>
        <w:tab/>
      </w:r>
      <w:r w:rsidRPr="002E006C">
        <w:rPr>
          <w:lang w:val="en-US"/>
        </w:rPr>
        <w:tab/>
        <w:t xml:space="preserve">32.5 </w:t>
      </w:r>
      <w:r w:rsidRPr="002E006C">
        <w:rPr>
          <w:lang w:val="en-US"/>
        </w:rPr>
        <w:tab/>
      </w:r>
      <w:r w:rsidRPr="002E006C">
        <w:rPr>
          <w:lang w:val="en-US"/>
        </w:rPr>
        <w:tab/>
      </w:r>
      <w:r w:rsidRPr="002E006C">
        <w:rPr>
          <w:lang w:val="en-US"/>
        </w:rPr>
        <w:tab/>
        <w:t xml:space="preserve">Data checked and declared aggregated </w:t>
      </w:r>
      <w:r w:rsidRPr="002E006C">
        <w:rPr>
          <w:lang w:val="en-US"/>
        </w:rPr>
        <w:tab/>
      </w:r>
      <w:r w:rsidRPr="002E006C">
        <w:rPr>
          <w:lang w:val="en-US"/>
        </w:rPr>
        <w:tab/>
        <w:t>2</w:t>
      </w:r>
    </w:p>
    <w:p w14:paraId="6E39386B" w14:textId="77777777" w:rsidR="00F66123" w:rsidRPr="002E006C" w:rsidRDefault="00F66123" w:rsidP="00F66123">
      <w:pPr>
        <w:pStyle w:val="Notedebasdepage"/>
        <w:rPr>
          <w:sz w:val="22"/>
          <w:szCs w:val="22"/>
          <w:lang w:val="en-US"/>
        </w:rPr>
      </w:pPr>
      <w:r w:rsidRPr="002E006C">
        <w:rPr>
          <w:sz w:val="22"/>
          <w:szCs w:val="22"/>
          <w:lang w:val="en-US"/>
        </w:rPr>
        <w:t xml:space="preserve">Note that this would obviously not include cases where data accumulated in Day 1, or any part of Days 2,3, were permanently lost. For instance, a </w:t>
      </w:r>
      <w:proofErr w:type="spellStart"/>
      <w:r w:rsidRPr="002E006C">
        <w:rPr>
          <w:sz w:val="22"/>
          <w:szCs w:val="22"/>
          <w:lang w:val="en-US"/>
        </w:rPr>
        <w:t>raingauge</w:t>
      </w:r>
      <w:proofErr w:type="spellEnd"/>
      <w:r w:rsidRPr="002E006C">
        <w:rPr>
          <w:sz w:val="22"/>
          <w:szCs w:val="22"/>
          <w:lang w:val="en-US"/>
        </w:rPr>
        <w:t xml:space="preserve"> washed away in a flood, or destroyed. In that case, the aggregation period would resume at Day 4, and the observations on Days 1, 2 and 3 would be flagged as 5. </w:t>
      </w:r>
    </w:p>
    <w:p w14:paraId="24365370" w14:textId="77777777" w:rsidR="00F66123" w:rsidRPr="002E006C" w:rsidRDefault="00F66123" w:rsidP="00F66123">
      <w:pPr>
        <w:rPr>
          <w:lang w:val="en-US"/>
        </w:rPr>
      </w:pPr>
    </w:p>
    <w:p w14:paraId="4BD5B8C6" w14:textId="0295280B" w:rsidR="00874A0A" w:rsidRPr="002E006C" w:rsidRDefault="00F66123" w:rsidP="00874A0A">
      <w:pPr>
        <w:rPr>
          <w:lang w:val="en-US"/>
        </w:rPr>
      </w:pPr>
      <w:r w:rsidRPr="002E006C">
        <w:rPr>
          <w:lang w:val="en-US"/>
        </w:rPr>
        <w:t xml:space="preserve">Such a situation may also apply to other aggregated parameters, namely new snow depth, or Maximum/Minimum temperature. Again, following the example below, the aggregations for these parameters do not include any possible contributions from Days 2 and 3. </w:t>
      </w:r>
    </w:p>
    <w:p w14:paraId="611E50BB" w14:textId="77777777" w:rsidR="00874A0A" w:rsidRPr="00FF797D" w:rsidRDefault="00874A0A" w:rsidP="00874A0A">
      <w:pPr>
        <w:pStyle w:val="Titre2"/>
      </w:pPr>
      <w:bookmarkStart w:id="92" w:name="_Toc220600354"/>
      <w:bookmarkStart w:id="93" w:name="_Toc230335812"/>
      <w:r w:rsidRPr="00FF797D">
        <w:t>Use case: Aggregation with overflow/out of information range</w:t>
      </w:r>
      <w:bookmarkEnd w:id="92"/>
      <w:bookmarkEnd w:id="93"/>
    </w:p>
    <w:p w14:paraId="630BF6BD" w14:textId="77777777" w:rsidR="00874A0A" w:rsidRPr="002E006C" w:rsidRDefault="00874A0A" w:rsidP="00874A0A">
      <w:pPr>
        <w:rPr>
          <w:lang w:val="en-US"/>
        </w:rPr>
      </w:pPr>
      <w:r w:rsidRPr="002E006C">
        <w:rPr>
          <w:lang w:val="en-US"/>
        </w:rPr>
        <w:t xml:space="preserve">Refers to cases where there is aggregated precipitation, and at the end, an amount of precipitation that exceeds the </w:t>
      </w:r>
      <w:proofErr w:type="spellStart"/>
      <w:r w:rsidRPr="002E006C">
        <w:rPr>
          <w:lang w:val="en-US"/>
        </w:rPr>
        <w:t>raingauge</w:t>
      </w:r>
      <w:proofErr w:type="spellEnd"/>
      <w:r w:rsidRPr="002E006C">
        <w:rPr>
          <w:lang w:val="en-US"/>
        </w:rPr>
        <w:t xml:space="preserve"> capacity is recorded. This may happen, for example, in cases where a heavy rainfall event occurs when the observer is absent (or needs to be evacuated!), or at isolated typically mountainous locations where a gauge is not checked every day, and orographic effects can lead to large accumulations. </w:t>
      </w:r>
    </w:p>
    <w:p w14:paraId="5D05A493" w14:textId="77777777" w:rsidR="00874A0A" w:rsidRPr="002E006C" w:rsidRDefault="00874A0A" w:rsidP="00874A0A">
      <w:pPr>
        <w:rPr>
          <w:lang w:val="en-US"/>
        </w:rPr>
      </w:pPr>
      <w:r w:rsidRPr="002E006C">
        <w:rPr>
          <w:lang w:val="en-US"/>
        </w:rPr>
        <w:t xml:space="preserve">Coding: </w:t>
      </w:r>
    </w:p>
    <w:p w14:paraId="3C87752B" w14:textId="77777777" w:rsidR="00874A0A" w:rsidRPr="002E006C" w:rsidRDefault="00874A0A" w:rsidP="00874A0A">
      <w:pPr>
        <w:rPr>
          <w:b/>
          <w:bCs/>
          <w:lang w:val="en-US"/>
        </w:rPr>
      </w:pPr>
      <w:r w:rsidRPr="002E006C">
        <w:rPr>
          <w:b/>
          <w:bCs/>
          <w:lang w:val="en-US"/>
        </w:rPr>
        <w:t xml:space="preserve">Date </w:t>
      </w:r>
      <w:r w:rsidRPr="002E006C">
        <w:rPr>
          <w:b/>
          <w:bCs/>
          <w:lang w:val="en-US"/>
        </w:rPr>
        <w:tab/>
      </w:r>
      <w:r w:rsidRPr="002E006C">
        <w:rPr>
          <w:b/>
          <w:bCs/>
          <w:lang w:val="en-US"/>
        </w:rPr>
        <w:tab/>
        <w:t xml:space="preserve">Precipitation </w:t>
      </w:r>
      <w:r w:rsidRPr="002E006C">
        <w:rPr>
          <w:b/>
          <w:bCs/>
          <w:lang w:val="en-US"/>
        </w:rPr>
        <w:tab/>
        <w:t xml:space="preserve"> </w:t>
      </w:r>
      <w:r w:rsidRPr="002E006C">
        <w:rPr>
          <w:b/>
          <w:bCs/>
          <w:lang w:val="en-US"/>
        </w:rPr>
        <w:tab/>
        <w:t xml:space="preserve">Associated QC information </w:t>
      </w:r>
      <w:r w:rsidRPr="002E006C">
        <w:rPr>
          <w:b/>
          <w:bCs/>
          <w:lang w:val="en-US"/>
        </w:rPr>
        <w:tab/>
      </w:r>
      <w:r w:rsidRPr="002E006C">
        <w:rPr>
          <w:b/>
          <w:bCs/>
          <w:lang w:val="en-US"/>
        </w:rPr>
        <w:tab/>
      </w:r>
      <w:r w:rsidRPr="002E006C">
        <w:rPr>
          <w:b/>
          <w:bCs/>
          <w:lang w:val="en-US"/>
        </w:rPr>
        <w:tab/>
        <w:t xml:space="preserve">QC code </w:t>
      </w:r>
    </w:p>
    <w:p w14:paraId="33A6BD53" w14:textId="77777777" w:rsidR="00874A0A" w:rsidRPr="002E006C" w:rsidRDefault="00874A0A" w:rsidP="00874A0A">
      <w:pPr>
        <w:rPr>
          <w:lang w:val="en-US"/>
        </w:rPr>
      </w:pPr>
      <w:r w:rsidRPr="002E006C">
        <w:rPr>
          <w:lang w:val="en-US"/>
        </w:rPr>
        <w:t xml:space="preserve">Day 1 </w:t>
      </w:r>
      <w:r w:rsidRPr="002E006C">
        <w:rPr>
          <w:lang w:val="en-US"/>
        </w:rPr>
        <w:tab/>
      </w:r>
      <w:r w:rsidRPr="002E006C">
        <w:rPr>
          <w:lang w:val="en-US"/>
        </w:rPr>
        <w:tab/>
        <w:t>3.5 mm</w:t>
      </w:r>
      <w:r w:rsidRPr="002E006C">
        <w:rPr>
          <w:lang w:val="en-US"/>
        </w:rPr>
        <w:tab/>
      </w:r>
      <w:r w:rsidRPr="002E006C">
        <w:rPr>
          <w:lang w:val="en-US"/>
        </w:rPr>
        <w:tab/>
      </w:r>
      <w:r w:rsidRPr="002E006C">
        <w:rPr>
          <w:lang w:val="en-US"/>
        </w:rPr>
        <w:tab/>
        <w:t>Data checked and declared good</w:t>
      </w:r>
      <w:r w:rsidRPr="002E006C">
        <w:rPr>
          <w:lang w:val="en-US"/>
        </w:rPr>
        <w:tab/>
      </w:r>
      <w:r w:rsidRPr="002E006C">
        <w:rPr>
          <w:lang w:val="en-US"/>
        </w:rPr>
        <w:tab/>
        <w:t>0</w:t>
      </w:r>
    </w:p>
    <w:p w14:paraId="1EB9F6AA" w14:textId="77777777" w:rsidR="00874A0A" w:rsidRPr="002E006C" w:rsidRDefault="00874A0A" w:rsidP="00874A0A">
      <w:pPr>
        <w:rPr>
          <w:b/>
          <w:bCs/>
          <w:lang w:val="en-US"/>
        </w:rPr>
      </w:pPr>
      <w:r w:rsidRPr="002E006C">
        <w:rPr>
          <w:lang w:val="en-US"/>
        </w:rPr>
        <w:t xml:space="preserve">Day 2 </w:t>
      </w:r>
      <w:r w:rsidRPr="002E006C">
        <w:rPr>
          <w:lang w:val="en-US"/>
        </w:rPr>
        <w:tab/>
      </w:r>
      <w:r w:rsidRPr="002E006C">
        <w:rPr>
          <w:lang w:val="en-US"/>
        </w:rPr>
        <w:tab/>
        <w:t xml:space="preserve">Missing </w:t>
      </w:r>
      <w:r w:rsidRPr="002E006C">
        <w:rPr>
          <w:lang w:val="en-US"/>
        </w:rPr>
        <w:tab/>
      </w:r>
      <w:r w:rsidRPr="002E006C">
        <w:rPr>
          <w:lang w:val="en-US"/>
        </w:rPr>
        <w:tab/>
        <w:t>Data checked and declared aggregated</w:t>
      </w:r>
      <w:r w:rsidRPr="002E006C">
        <w:rPr>
          <w:lang w:val="en-US"/>
        </w:rPr>
        <w:tab/>
      </w:r>
      <w:r w:rsidRPr="002E006C">
        <w:rPr>
          <w:lang w:val="en-US"/>
        </w:rPr>
        <w:tab/>
        <w:t>2</w:t>
      </w:r>
    </w:p>
    <w:p w14:paraId="5F38A59B" w14:textId="77777777" w:rsidR="00874A0A" w:rsidRPr="002E006C" w:rsidRDefault="00874A0A" w:rsidP="00874A0A">
      <w:pPr>
        <w:rPr>
          <w:b/>
          <w:bCs/>
          <w:lang w:val="en-US"/>
        </w:rPr>
      </w:pPr>
      <w:r w:rsidRPr="002E006C">
        <w:rPr>
          <w:lang w:val="en-US"/>
        </w:rPr>
        <w:t xml:space="preserve">Day 3 </w:t>
      </w:r>
      <w:r w:rsidRPr="002E006C">
        <w:rPr>
          <w:lang w:val="en-US"/>
        </w:rPr>
        <w:tab/>
      </w:r>
      <w:r w:rsidRPr="002E006C">
        <w:rPr>
          <w:lang w:val="en-US"/>
        </w:rPr>
        <w:tab/>
        <w:t xml:space="preserve">Missing </w:t>
      </w:r>
      <w:r w:rsidRPr="002E006C">
        <w:rPr>
          <w:lang w:val="en-US"/>
        </w:rPr>
        <w:tab/>
      </w:r>
      <w:r w:rsidRPr="002E006C">
        <w:rPr>
          <w:lang w:val="en-US"/>
        </w:rPr>
        <w:tab/>
        <w:t>Data checked and declared aggregated</w:t>
      </w:r>
      <w:r w:rsidRPr="002E006C">
        <w:rPr>
          <w:lang w:val="en-US"/>
        </w:rPr>
        <w:tab/>
      </w:r>
      <w:r w:rsidRPr="002E006C">
        <w:rPr>
          <w:lang w:val="en-US"/>
        </w:rPr>
        <w:tab/>
        <w:t>2</w:t>
      </w:r>
    </w:p>
    <w:p w14:paraId="1B3620F3" w14:textId="77777777" w:rsidR="00874A0A" w:rsidRPr="002E006C" w:rsidRDefault="00874A0A" w:rsidP="00874A0A">
      <w:pPr>
        <w:rPr>
          <w:b/>
          <w:bCs/>
          <w:lang w:val="en-US"/>
        </w:rPr>
      </w:pPr>
      <w:r w:rsidRPr="002E006C">
        <w:rPr>
          <w:lang w:val="en-US"/>
        </w:rPr>
        <w:t xml:space="preserve">Day 4 </w:t>
      </w:r>
      <w:r w:rsidRPr="002E006C">
        <w:rPr>
          <w:lang w:val="en-US"/>
        </w:rPr>
        <w:tab/>
      </w:r>
      <w:r w:rsidRPr="002E006C">
        <w:rPr>
          <w:lang w:val="en-US"/>
        </w:rPr>
        <w:tab/>
        <w:t xml:space="preserve">Missing </w:t>
      </w:r>
      <w:r w:rsidRPr="002E006C">
        <w:rPr>
          <w:lang w:val="en-US"/>
        </w:rPr>
        <w:tab/>
      </w:r>
      <w:r w:rsidRPr="002E006C">
        <w:rPr>
          <w:lang w:val="en-US"/>
        </w:rPr>
        <w:tab/>
        <w:t>Data checked and declared aggregated</w:t>
      </w:r>
      <w:r w:rsidRPr="002E006C">
        <w:rPr>
          <w:lang w:val="en-US"/>
        </w:rPr>
        <w:tab/>
      </w:r>
      <w:r w:rsidRPr="002E006C">
        <w:rPr>
          <w:lang w:val="en-US"/>
        </w:rPr>
        <w:tab/>
        <w:t>2</w:t>
      </w:r>
    </w:p>
    <w:p w14:paraId="069AC480" w14:textId="77777777" w:rsidR="00874A0A" w:rsidRPr="002E006C" w:rsidRDefault="00874A0A" w:rsidP="00874A0A">
      <w:pPr>
        <w:rPr>
          <w:lang w:val="en-US"/>
        </w:rPr>
      </w:pPr>
      <w:r w:rsidRPr="002E006C">
        <w:rPr>
          <w:lang w:val="en-US"/>
        </w:rPr>
        <w:t xml:space="preserve">Day 5 </w:t>
      </w:r>
      <w:r w:rsidRPr="002E006C">
        <w:rPr>
          <w:lang w:val="en-US"/>
        </w:rPr>
        <w:tab/>
      </w:r>
      <w:r w:rsidRPr="002E006C">
        <w:rPr>
          <w:lang w:val="en-US"/>
        </w:rPr>
        <w:tab/>
        <w:t xml:space="preserve">203mm </w:t>
      </w:r>
      <w:r w:rsidRPr="002E006C">
        <w:rPr>
          <w:lang w:val="en-US"/>
        </w:rPr>
        <w:tab/>
      </w:r>
      <w:r w:rsidRPr="002E006C">
        <w:rPr>
          <w:lang w:val="en-US"/>
        </w:rPr>
        <w:tab/>
        <w:t xml:space="preserve">Data checked and declared aggregated and out of </w:t>
      </w:r>
    </w:p>
    <w:p w14:paraId="7A711B24" w14:textId="77777777" w:rsidR="00874A0A" w:rsidRPr="002E006C" w:rsidRDefault="00874A0A" w:rsidP="00874A0A">
      <w:pPr>
        <w:ind w:left="2880" w:firstLine="720"/>
        <w:rPr>
          <w:b/>
          <w:bCs/>
          <w:lang w:val="en-US"/>
        </w:rPr>
      </w:pPr>
      <w:r w:rsidRPr="002E006C">
        <w:rPr>
          <w:lang w:val="en-US"/>
        </w:rPr>
        <w:t>instrument range</w:t>
      </w:r>
      <w:r w:rsidRPr="002E006C">
        <w:rPr>
          <w:lang w:val="en-US"/>
        </w:rPr>
        <w:tab/>
      </w:r>
      <w:r w:rsidRPr="002E006C">
        <w:rPr>
          <w:lang w:val="en-US"/>
        </w:rPr>
        <w:tab/>
      </w:r>
      <w:r w:rsidRPr="002E006C">
        <w:rPr>
          <w:lang w:val="en-US"/>
        </w:rPr>
        <w:tab/>
      </w:r>
      <w:r w:rsidRPr="002E006C">
        <w:rPr>
          <w:lang w:val="en-US"/>
        </w:rPr>
        <w:tab/>
        <w:t>4</w:t>
      </w:r>
    </w:p>
    <w:p w14:paraId="7658EAB1" w14:textId="77777777" w:rsidR="00874A0A" w:rsidRPr="00FF797D" w:rsidRDefault="00874A0A" w:rsidP="00874A0A">
      <w:pPr>
        <w:pStyle w:val="Titre2"/>
      </w:pPr>
      <w:bookmarkStart w:id="94" w:name="_Toc230004884"/>
      <w:bookmarkStart w:id="95" w:name="_Toc220600355"/>
      <w:bookmarkStart w:id="96" w:name="_Toc230335813"/>
      <w:bookmarkEnd w:id="94"/>
      <w:r w:rsidRPr="00FF797D">
        <w:t>Use case: Solid precipitation aggregation with snowmelt over subsequent days</w:t>
      </w:r>
      <w:bookmarkEnd w:id="95"/>
      <w:bookmarkEnd w:id="96"/>
    </w:p>
    <w:p w14:paraId="4C307758" w14:textId="77777777" w:rsidR="00874A0A" w:rsidRPr="002E006C" w:rsidRDefault="00874A0A" w:rsidP="00874A0A">
      <w:pPr>
        <w:rPr>
          <w:lang w:val="en-US"/>
        </w:rPr>
      </w:pPr>
      <w:r w:rsidRPr="002E006C">
        <w:rPr>
          <w:lang w:val="en-US"/>
        </w:rPr>
        <w:t xml:space="preserve">In this situation, heavy snow blocks an automated gauge, then subsequently melts over the next few days, producing spurious precipitation. In the following scenario, which happened at a high-altitude station in southeastern Australia in July 2022, heavy precipitation - mainly in the form of snow - was recorded over the first two days. The 38.8mm recorded on the first day was likely a minimum amount, and hence was allotted a flag of 3. Precipitation totals for Days 3 and 4 were known to have occurred on fine days with no precipitation, so the amounts on those days were purely snowmelt. On the fifth day there was a likely mix of snowmelt and new precipitation. Day 6 was believed to be entirely new precipitation.   </w:t>
      </w:r>
    </w:p>
    <w:p w14:paraId="7A5F4C4C" w14:textId="61D28E5E" w:rsidR="00874A0A" w:rsidRPr="002E006C" w:rsidRDefault="00874A0A" w:rsidP="00874A0A">
      <w:pPr>
        <w:rPr>
          <w:color w:val="000000" w:themeColor="text1"/>
          <w:lang w:val="en-US"/>
        </w:rPr>
      </w:pPr>
      <w:r w:rsidRPr="002E006C">
        <w:rPr>
          <w:lang w:val="en-US"/>
        </w:rPr>
        <w:t xml:space="preserve">Note that </w:t>
      </w:r>
      <w:r w:rsidRPr="002E006C">
        <w:rPr>
          <w:color w:val="000000" w:themeColor="text1"/>
          <w:lang w:val="en-US"/>
        </w:rPr>
        <w:t xml:space="preserve">ideally, QC processes would cross-check against other data such as daily snow depth amounts and temperature information. However, if the snow blockage continues for a long period of time – say, in excess of one week – the likelihood is that even when the snow does melt, the total amount measured may be underestimated. In that case a QC flag of 4 </w:t>
      </w:r>
      <w:r w:rsidR="00356B40">
        <w:rPr>
          <w:color w:val="000000" w:themeColor="text1"/>
          <w:lang w:val="en-US"/>
        </w:rPr>
        <w:t xml:space="preserve">(Aggregated and out of instrument range) </w:t>
      </w:r>
      <w:r w:rsidRPr="002E006C">
        <w:rPr>
          <w:color w:val="000000" w:themeColor="text1"/>
          <w:lang w:val="en-US"/>
        </w:rPr>
        <w:t xml:space="preserve">may be appropriate. </w:t>
      </w:r>
    </w:p>
    <w:p w14:paraId="34FEFDF1" w14:textId="77777777" w:rsidR="00874A0A" w:rsidRPr="002E006C" w:rsidRDefault="00874A0A" w:rsidP="00874A0A">
      <w:pPr>
        <w:rPr>
          <w:color w:val="000000" w:themeColor="text1"/>
          <w:lang w:val="en-US"/>
        </w:rPr>
      </w:pPr>
    </w:p>
    <w:p w14:paraId="3560C39E" w14:textId="77777777" w:rsidR="00874A0A" w:rsidRPr="002E006C" w:rsidRDefault="00874A0A" w:rsidP="00874A0A">
      <w:pPr>
        <w:rPr>
          <w:b/>
          <w:bCs/>
          <w:lang w:val="en-US"/>
        </w:rPr>
      </w:pPr>
      <w:r w:rsidRPr="002E006C">
        <w:rPr>
          <w:b/>
          <w:bCs/>
          <w:lang w:val="en-US"/>
        </w:rPr>
        <w:t xml:space="preserve">Date </w:t>
      </w:r>
      <w:r w:rsidRPr="002E006C">
        <w:rPr>
          <w:b/>
          <w:bCs/>
          <w:lang w:val="en-US"/>
        </w:rPr>
        <w:tab/>
      </w:r>
      <w:r w:rsidRPr="002E006C">
        <w:rPr>
          <w:b/>
          <w:bCs/>
          <w:lang w:val="en-US"/>
        </w:rPr>
        <w:tab/>
        <w:t xml:space="preserve">Precipitation </w:t>
      </w:r>
      <w:r w:rsidRPr="002E006C">
        <w:rPr>
          <w:b/>
          <w:bCs/>
          <w:lang w:val="en-US"/>
        </w:rPr>
        <w:tab/>
        <w:t xml:space="preserve"> </w:t>
      </w:r>
      <w:r w:rsidRPr="002E006C">
        <w:rPr>
          <w:b/>
          <w:bCs/>
          <w:lang w:val="en-US"/>
        </w:rPr>
        <w:tab/>
        <w:t xml:space="preserve">Associated QC information </w:t>
      </w:r>
      <w:r w:rsidRPr="002E006C">
        <w:rPr>
          <w:b/>
          <w:bCs/>
          <w:lang w:val="en-US"/>
        </w:rPr>
        <w:tab/>
      </w:r>
      <w:r w:rsidRPr="002E006C">
        <w:rPr>
          <w:b/>
          <w:bCs/>
          <w:lang w:val="en-US"/>
        </w:rPr>
        <w:tab/>
      </w:r>
      <w:r w:rsidRPr="002E006C">
        <w:rPr>
          <w:b/>
          <w:bCs/>
          <w:lang w:val="en-US"/>
        </w:rPr>
        <w:tab/>
        <w:t xml:space="preserve">QC code </w:t>
      </w:r>
    </w:p>
    <w:p w14:paraId="5C3D5FA9" w14:textId="77777777" w:rsidR="00874A0A" w:rsidRPr="002E006C" w:rsidRDefault="00874A0A" w:rsidP="00874A0A">
      <w:pPr>
        <w:rPr>
          <w:lang w:val="en-US"/>
        </w:rPr>
      </w:pPr>
      <w:r w:rsidRPr="002E006C">
        <w:rPr>
          <w:lang w:val="en-US"/>
        </w:rPr>
        <w:t xml:space="preserve">Day 1 </w:t>
      </w:r>
      <w:r w:rsidRPr="002E006C">
        <w:rPr>
          <w:lang w:val="en-US"/>
        </w:rPr>
        <w:tab/>
      </w:r>
      <w:r w:rsidRPr="002E006C">
        <w:rPr>
          <w:lang w:val="en-US"/>
        </w:rPr>
        <w:tab/>
        <w:t>38.8 mm</w:t>
      </w:r>
      <w:r w:rsidRPr="002E006C">
        <w:rPr>
          <w:lang w:val="en-US"/>
        </w:rPr>
        <w:tab/>
      </w:r>
      <w:r w:rsidRPr="002E006C">
        <w:rPr>
          <w:lang w:val="en-US"/>
        </w:rPr>
        <w:tab/>
        <w:t xml:space="preserve">Data checked and declared out of </w:t>
      </w:r>
      <w:r w:rsidRPr="002E006C">
        <w:rPr>
          <w:lang w:val="en-US"/>
        </w:rPr>
        <w:tab/>
      </w:r>
      <w:r w:rsidRPr="002E006C">
        <w:rPr>
          <w:lang w:val="en-US"/>
        </w:rPr>
        <w:tab/>
        <w:t>3</w:t>
      </w:r>
    </w:p>
    <w:p w14:paraId="398BB960" w14:textId="77777777" w:rsidR="00874A0A" w:rsidRPr="002E006C" w:rsidRDefault="00874A0A" w:rsidP="00874A0A">
      <w:pPr>
        <w:rPr>
          <w:rFonts w:ascii="Roboto" w:eastAsia="Times New Roman" w:hAnsi="Roboto" w:cs="Times New Roman"/>
          <w:color w:val="000000"/>
          <w:sz w:val="20"/>
          <w:szCs w:val="20"/>
          <w:lang w:val="en-US" w:eastAsia="en-AU"/>
        </w:rPr>
      </w:pPr>
      <w:r w:rsidRPr="002E006C">
        <w:rPr>
          <w:lang w:val="en-US"/>
        </w:rPr>
        <w:tab/>
      </w:r>
      <w:r w:rsidRPr="002E006C">
        <w:rPr>
          <w:lang w:val="en-US"/>
        </w:rPr>
        <w:tab/>
      </w:r>
      <w:r w:rsidRPr="002E006C">
        <w:rPr>
          <w:lang w:val="en-US"/>
        </w:rPr>
        <w:tab/>
      </w:r>
      <w:r w:rsidRPr="002E006C">
        <w:rPr>
          <w:lang w:val="en-US"/>
        </w:rPr>
        <w:tab/>
      </w:r>
      <w:r w:rsidRPr="002E006C">
        <w:rPr>
          <w:lang w:val="en-US"/>
        </w:rPr>
        <w:tab/>
      </w:r>
      <w:r w:rsidRPr="002E006C">
        <w:rPr>
          <w:rFonts w:ascii="Roboto" w:eastAsia="Times New Roman" w:hAnsi="Roboto" w:cs="Times New Roman"/>
          <w:color w:val="000000"/>
          <w:sz w:val="20"/>
          <w:szCs w:val="20"/>
          <w:lang w:val="en-US" w:eastAsia="en-AU"/>
        </w:rPr>
        <w:t>instrument range</w:t>
      </w:r>
    </w:p>
    <w:p w14:paraId="40536FB1" w14:textId="77777777" w:rsidR="00874A0A" w:rsidRPr="002E006C" w:rsidRDefault="00874A0A" w:rsidP="00874A0A">
      <w:pPr>
        <w:rPr>
          <w:rFonts w:ascii="Roboto" w:eastAsia="Times New Roman" w:hAnsi="Roboto" w:cs="Times New Roman"/>
          <w:color w:val="000000"/>
          <w:sz w:val="20"/>
          <w:szCs w:val="20"/>
          <w:lang w:val="en-US" w:eastAsia="en-AU"/>
        </w:rPr>
      </w:pPr>
      <w:r w:rsidRPr="002E006C">
        <w:rPr>
          <w:rFonts w:ascii="Roboto" w:eastAsia="Times New Roman" w:hAnsi="Roboto" w:cs="Times New Roman"/>
          <w:color w:val="000000"/>
          <w:sz w:val="20"/>
          <w:szCs w:val="20"/>
          <w:lang w:val="en-US" w:eastAsia="en-AU"/>
        </w:rPr>
        <w:t xml:space="preserve">Day 2 </w:t>
      </w:r>
      <w:r w:rsidRPr="002E006C">
        <w:rPr>
          <w:rFonts w:ascii="Roboto" w:eastAsia="Times New Roman" w:hAnsi="Roboto" w:cs="Times New Roman"/>
          <w:color w:val="000000"/>
          <w:sz w:val="20"/>
          <w:szCs w:val="20"/>
          <w:lang w:val="en-US" w:eastAsia="en-AU"/>
        </w:rPr>
        <w:tab/>
      </w:r>
      <w:r w:rsidRPr="002E006C">
        <w:rPr>
          <w:rFonts w:ascii="Roboto" w:eastAsia="Times New Roman" w:hAnsi="Roboto" w:cs="Times New Roman"/>
          <w:color w:val="000000"/>
          <w:sz w:val="20"/>
          <w:szCs w:val="20"/>
          <w:lang w:val="en-US" w:eastAsia="en-AU"/>
        </w:rPr>
        <w:tab/>
        <w:t xml:space="preserve">23.6 mm </w:t>
      </w:r>
      <w:r w:rsidRPr="002E006C">
        <w:rPr>
          <w:rFonts w:ascii="Roboto" w:eastAsia="Times New Roman" w:hAnsi="Roboto" w:cs="Times New Roman"/>
          <w:color w:val="000000"/>
          <w:sz w:val="20"/>
          <w:szCs w:val="20"/>
          <w:lang w:val="en-US" w:eastAsia="en-AU"/>
        </w:rPr>
        <w:tab/>
      </w:r>
      <w:r w:rsidRPr="002E006C">
        <w:rPr>
          <w:rFonts w:ascii="Roboto" w:eastAsia="Times New Roman" w:hAnsi="Roboto" w:cs="Times New Roman"/>
          <w:color w:val="000000"/>
          <w:sz w:val="20"/>
          <w:szCs w:val="20"/>
          <w:lang w:val="en-US" w:eastAsia="en-AU"/>
        </w:rPr>
        <w:tab/>
        <w:t>Data checked and declared aggregated</w:t>
      </w:r>
      <w:r w:rsidRPr="002E006C">
        <w:rPr>
          <w:rFonts w:ascii="Roboto" w:eastAsia="Times New Roman" w:hAnsi="Roboto" w:cs="Times New Roman"/>
          <w:color w:val="000000"/>
          <w:sz w:val="20"/>
          <w:szCs w:val="20"/>
          <w:lang w:val="en-US" w:eastAsia="en-AU"/>
        </w:rPr>
        <w:tab/>
      </w:r>
      <w:r w:rsidRPr="002E006C">
        <w:rPr>
          <w:rFonts w:ascii="Roboto" w:eastAsia="Times New Roman" w:hAnsi="Roboto" w:cs="Times New Roman"/>
          <w:color w:val="000000"/>
          <w:sz w:val="20"/>
          <w:szCs w:val="20"/>
          <w:lang w:val="en-US" w:eastAsia="en-AU"/>
        </w:rPr>
        <w:tab/>
        <w:t>2</w:t>
      </w:r>
    </w:p>
    <w:p w14:paraId="5BF0AEA5" w14:textId="77777777" w:rsidR="00874A0A" w:rsidRPr="002E006C" w:rsidRDefault="00874A0A" w:rsidP="00874A0A">
      <w:pPr>
        <w:rPr>
          <w:rFonts w:ascii="Roboto" w:eastAsia="Times New Roman" w:hAnsi="Roboto" w:cs="Times New Roman"/>
          <w:color w:val="000000"/>
          <w:sz w:val="20"/>
          <w:szCs w:val="20"/>
          <w:lang w:val="en-US" w:eastAsia="en-AU"/>
        </w:rPr>
      </w:pPr>
      <w:r w:rsidRPr="002E006C">
        <w:rPr>
          <w:rFonts w:ascii="Roboto" w:eastAsia="Times New Roman" w:hAnsi="Roboto" w:cs="Times New Roman"/>
          <w:color w:val="000000"/>
          <w:sz w:val="20"/>
          <w:szCs w:val="20"/>
          <w:lang w:val="en-US" w:eastAsia="en-AU"/>
        </w:rPr>
        <w:t xml:space="preserve">Day 3 </w:t>
      </w:r>
      <w:r w:rsidRPr="002E006C">
        <w:rPr>
          <w:rFonts w:ascii="Roboto" w:eastAsia="Times New Roman" w:hAnsi="Roboto" w:cs="Times New Roman"/>
          <w:color w:val="000000"/>
          <w:sz w:val="20"/>
          <w:szCs w:val="20"/>
          <w:lang w:val="en-US" w:eastAsia="en-AU"/>
        </w:rPr>
        <w:tab/>
      </w:r>
      <w:r w:rsidRPr="002E006C">
        <w:rPr>
          <w:rFonts w:ascii="Roboto" w:eastAsia="Times New Roman" w:hAnsi="Roboto" w:cs="Times New Roman"/>
          <w:color w:val="000000"/>
          <w:sz w:val="20"/>
          <w:szCs w:val="20"/>
          <w:lang w:val="en-US" w:eastAsia="en-AU"/>
        </w:rPr>
        <w:tab/>
        <w:t xml:space="preserve">9.2 mm </w:t>
      </w:r>
      <w:r w:rsidRPr="002E006C">
        <w:rPr>
          <w:rFonts w:ascii="Roboto" w:eastAsia="Times New Roman" w:hAnsi="Roboto" w:cs="Times New Roman"/>
          <w:color w:val="000000"/>
          <w:sz w:val="20"/>
          <w:szCs w:val="20"/>
          <w:lang w:val="en-US" w:eastAsia="en-AU"/>
        </w:rPr>
        <w:tab/>
      </w:r>
      <w:r w:rsidRPr="002E006C">
        <w:rPr>
          <w:rFonts w:ascii="Roboto" w:eastAsia="Times New Roman" w:hAnsi="Roboto" w:cs="Times New Roman"/>
          <w:color w:val="000000"/>
          <w:sz w:val="20"/>
          <w:szCs w:val="20"/>
          <w:lang w:val="en-US" w:eastAsia="en-AU"/>
        </w:rPr>
        <w:tab/>
        <w:t>Data checked and declared aggregated</w:t>
      </w:r>
      <w:r w:rsidRPr="002E006C">
        <w:rPr>
          <w:rFonts w:ascii="Roboto" w:eastAsia="Times New Roman" w:hAnsi="Roboto" w:cs="Times New Roman"/>
          <w:color w:val="000000"/>
          <w:sz w:val="20"/>
          <w:szCs w:val="20"/>
          <w:lang w:val="en-US" w:eastAsia="en-AU"/>
        </w:rPr>
        <w:tab/>
      </w:r>
      <w:r w:rsidRPr="002E006C">
        <w:rPr>
          <w:rFonts w:ascii="Roboto" w:eastAsia="Times New Roman" w:hAnsi="Roboto" w:cs="Times New Roman"/>
          <w:color w:val="000000"/>
          <w:sz w:val="20"/>
          <w:szCs w:val="20"/>
          <w:lang w:val="en-US" w:eastAsia="en-AU"/>
        </w:rPr>
        <w:tab/>
        <w:t>2</w:t>
      </w:r>
    </w:p>
    <w:p w14:paraId="3B68C583" w14:textId="77777777" w:rsidR="00874A0A" w:rsidRPr="002E006C" w:rsidRDefault="00874A0A" w:rsidP="00874A0A">
      <w:pPr>
        <w:rPr>
          <w:rFonts w:ascii="Roboto" w:eastAsia="Times New Roman" w:hAnsi="Roboto" w:cs="Times New Roman"/>
          <w:color w:val="000000"/>
          <w:sz w:val="20"/>
          <w:szCs w:val="20"/>
          <w:lang w:val="en-US" w:eastAsia="en-AU"/>
        </w:rPr>
      </w:pPr>
      <w:r w:rsidRPr="002E006C">
        <w:rPr>
          <w:rFonts w:ascii="Roboto" w:eastAsia="Times New Roman" w:hAnsi="Roboto" w:cs="Times New Roman"/>
          <w:color w:val="000000"/>
          <w:sz w:val="20"/>
          <w:szCs w:val="20"/>
          <w:lang w:val="en-US" w:eastAsia="en-AU"/>
        </w:rPr>
        <w:t xml:space="preserve">Day 4 </w:t>
      </w:r>
      <w:r w:rsidRPr="002E006C">
        <w:rPr>
          <w:rFonts w:ascii="Roboto" w:eastAsia="Times New Roman" w:hAnsi="Roboto" w:cs="Times New Roman"/>
          <w:color w:val="000000"/>
          <w:sz w:val="20"/>
          <w:szCs w:val="20"/>
          <w:lang w:val="en-US" w:eastAsia="en-AU"/>
        </w:rPr>
        <w:tab/>
      </w:r>
      <w:r w:rsidRPr="002E006C">
        <w:rPr>
          <w:rFonts w:ascii="Roboto" w:eastAsia="Times New Roman" w:hAnsi="Roboto" w:cs="Times New Roman"/>
          <w:color w:val="000000"/>
          <w:sz w:val="20"/>
          <w:szCs w:val="20"/>
          <w:lang w:val="en-US" w:eastAsia="en-AU"/>
        </w:rPr>
        <w:tab/>
        <w:t>8.</w:t>
      </w:r>
      <w:proofErr w:type="gramStart"/>
      <w:r w:rsidRPr="002E006C">
        <w:rPr>
          <w:rFonts w:ascii="Roboto" w:eastAsia="Times New Roman" w:hAnsi="Roboto" w:cs="Times New Roman"/>
          <w:color w:val="000000"/>
          <w:sz w:val="20"/>
          <w:szCs w:val="20"/>
          <w:lang w:val="en-US" w:eastAsia="en-AU"/>
        </w:rPr>
        <w:t>8  mm</w:t>
      </w:r>
      <w:proofErr w:type="gramEnd"/>
      <w:r w:rsidRPr="002E006C">
        <w:rPr>
          <w:rFonts w:ascii="Roboto" w:eastAsia="Times New Roman" w:hAnsi="Roboto" w:cs="Times New Roman"/>
          <w:color w:val="000000"/>
          <w:sz w:val="20"/>
          <w:szCs w:val="20"/>
          <w:lang w:val="en-US" w:eastAsia="en-AU"/>
        </w:rPr>
        <w:t xml:space="preserve"> </w:t>
      </w:r>
      <w:r w:rsidRPr="002E006C">
        <w:rPr>
          <w:rFonts w:ascii="Roboto" w:eastAsia="Times New Roman" w:hAnsi="Roboto" w:cs="Times New Roman"/>
          <w:color w:val="000000"/>
          <w:sz w:val="20"/>
          <w:szCs w:val="20"/>
          <w:lang w:val="en-US" w:eastAsia="en-AU"/>
        </w:rPr>
        <w:tab/>
      </w:r>
      <w:r w:rsidRPr="002E006C">
        <w:rPr>
          <w:rFonts w:ascii="Roboto" w:eastAsia="Times New Roman" w:hAnsi="Roboto" w:cs="Times New Roman"/>
          <w:color w:val="000000"/>
          <w:sz w:val="20"/>
          <w:szCs w:val="20"/>
          <w:lang w:val="en-US" w:eastAsia="en-AU"/>
        </w:rPr>
        <w:tab/>
        <w:t>Data checked and declared aggregated</w:t>
      </w:r>
      <w:r w:rsidRPr="002E006C">
        <w:rPr>
          <w:rFonts w:ascii="Roboto" w:eastAsia="Times New Roman" w:hAnsi="Roboto" w:cs="Times New Roman"/>
          <w:color w:val="000000"/>
          <w:sz w:val="20"/>
          <w:szCs w:val="20"/>
          <w:lang w:val="en-US" w:eastAsia="en-AU"/>
        </w:rPr>
        <w:tab/>
      </w:r>
      <w:r w:rsidRPr="002E006C">
        <w:rPr>
          <w:rFonts w:ascii="Roboto" w:eastAsia="Times New Roman" w:hAnsi="Roboto" w:cs="Times New Roman"/>
          <w:color w:val="000000"/>
          <w:sz w:val="20"/>
          <w:szCs w:val="20"/>
          <w:lang w:val="en-US" w:eastAsia="en-AU"/>
        </w:rPr>
        <w:tab/>
        <w:t>2</w:t>
      </w:r>
    </w:p>
    <w:p w14:paraId="3D6DF6B3" w14:textId="77777777" w:rsidR="00874A0A" w:rsidRPr="002E006C" w:rsidRDefault="00874A0A" w:rsidP="00874A0A">
      <w:pPr>
        <w:rPr>
          <w:rFonts w:ascii="Roboto" w:eastAsia="Times New Roman" w:hAnsi="Roboto" w:cs="Times New Roman"/>
          <w:color w:val="000000"/>
          <w:sz w:val="20"/>
          <w:szCs w:val="20"/>
          <w:lang w:val="en-US" w:eastAsia="en-AU"/>
        </w:rPr>
      </w:pPr>
      <w:r w:rsidRPr="002E006C">
        <w:rPr>
          <w:rFonts w:ascii="Roboto" w:eastAsia="Times New Roman" w:hAnsi="Roboto" w:cs="Times New Roman"/>
          <w:color w:val="000000"/>
          <w:sz w:val="20"/>
          <w:szCs w:val="20"/>
          <w:lang w:val="en-US" w:eastAsia="en-AU"/>
        </w:rPr>
        <w:t xml:space="preserve">Day 5 </w:t>
      </w:r>
      <w:r w:rsidRPr="002E006C">
        <w:rPr>
          <w:rFonts w:ascii="Roboto" w:eastAsia="Times New Roman" w:hAnsi="Roboto" w:cs="Times New Roman"/>
          <w:color w:val="000000"/>
          <w:sz w:val="20"/>
          <w:szCs w:val="20"/>
          <w:lang w:val="en-US" w:eastAsia="en-AU"/>
        </w:rPr>
        <w:tab/>
      </w:r>
      <w:r w:rsidRPr="002E006C">
        <w:rPr>
          <w:rFonts w:ascii="Roboto" w:eastAsia="Times New Roman" w:hAnsi="Roboto" w:cs="Times New Roman"/>
          <w:color w:val="000000"/>
          <w:sz w:val="20"/>
          <w:szCs w:val="20"/>
          <w:lang w:val="en-US" w:eastAsia="en-AU"/>
        </w:rPr>
        <w:tab/>
        <w:t>3.</w:t>
      </w:r>
      <w:proofErr w:type="gramStart"/>
      <w:r w:rsidRPr="002E006C">
        <w:rPr>
          <w:rFonts w:ascii="Roboto" w:eastAsia="Times New Roman" w:hAnsi="Roboto" w:cs="Times New Roman"/>
          <w:color w:val="000000"/>
          <w:sz w:val="20"/>
          <w:szCs w:val="20"/>
          <w:lang w:val="en-US" w:eastAsia="en-AU"/>
        </w:rPr>
        <w:t>5  mm</w:t>
      </w:r>
      <w:proofErr w:type="gramEnd"/>
      <w:r w:rsidRPr="002E006C">
        <w:rPr>
          <w:rFonts w:ascii="Roboto" w:eastAsia="Times New Roman" w:hAnsi="Roboto" w:cs="Times New Roman"/>
          <w:color w:val="000000"/>
          <w:sz w:val="20"/>
          <w:szCs w:val="20"/>
          <w:lang w:val="en-US" w:eastAsia="en-AU"/>
        </w:rPr>
        <w:t xml:space="preserve"> </w:t>
      </w:r>
      <w:r w:rsidRPr="002E006C">
        <w:rPr>
          <w:rFonts w:ascii="Roboto" w:eastAsia="Times New Roman" w:hAnsi="Roboto" w:cs="Times New Roman"/>
          <w:color w:val="000000"/>
          <w:sz w:val="20"/>
          <w:szCs w:val="20"/>
          <w:lang w:val="en-US" w:eastAsia="en-AU"/>
        </w:rPr>
        <w:tab/>
      </w:r>
      <w:r w:rsidRPr="002E006C">
        <w:rPr>
          <w:rFonts w:ascii="Roboto" w:eastAsia="Times New Roman" w:hAnsi="Roboto" w:cs="Times New Roman"/>
          <w:color w:val="000000"/>
          <w:sz w:val="20"/>
          <w:szCs w:val="20"/>
          <w:lang w:val="en-US" w:eastAsia="en-AU"/>
        </w:rPr>
        <w:tab/>
        <w:t>Data checked and declared aggregated</w:t>
      </w:r>
      <w:r w:rsidRPr="002E006C">
        <w:rPr>
          <w:rFonts w:ascii="Roboto" w:eastAsia="Times New Roman" w:hAnsi="Roboto" w:cs="Times New Roman"/>
          <w:color w:val="000000"/>
          <w:sz w:val="20"/>
          <w:szCs w:val="20"/>
          <w:lang w:val="en-US" w:eastAsia="en-AU"/>
        </w:rPr>
        <w:tab/>
      </w:r>
      <w:r w:rsidRPr="002E006C">
        <w:rPr>
          <w:rFonts w:ascii="Roboto" w:eastAsia="Times New Roman" w:hAnsi="Roboto" w:cs="Times New Roman"/>
          <w:color w:val="000000"/>
          <w:sz w:val="20"/>
          <w:szCs w:val="20"/>
          <w:lang w:val="en-US" w:eastAsia="en-AU"/>
        </w:rPr>
        <w:tab/>
        <w:t>2</w:t>
      </w:r>
    </w:p>
    <w:p w14:paraId="3E9E0F23" w14:textId="77777777" w:rsidR="00874A0A" w:rsidRPr="002E006C" w:rsidRDefault="00874A0A" w:rsidP="00874A0A">
      <w:pPr>
        <w:rPr>
          <w:lang w:val="en-US"/>
        </w:rPr>
      </w:pPr>
      <w:r w:rsidRPr="002E006C">
        <w:rPr>
          <w:lang w:val="en-US"/>
        </w:rPr>
        <w:lastRenderedPageBreak/>
        <w:t>Day 6</w:t>
      </w:r>
      <w:r w:rsidRPr="002E006C">
        <w:rPr>
          <w:lang w:val="en-US"/>
        </w:rPr>
        <w:tab/>
      </w:r>
      <w:r w:rsidRPr="002E006C">
        <w:rPr>
          <w:lang w:val="en-US"/>
        </w:rPr>
        <w:tab/>
        <w:t xml:space="preserve">8.0 mm </w:t>
      </w:r>
      <w:r w:rsidRPr="002E006C">
        <w:rPr>
          <w:lang w:val="en-US"/>
        </w:rPr>
        <w:tab/>
      </w:r>
      <w:r w:rsidRPr="002E006C">
        <w:rPr>
          <w:lang w:val="en-US"/>
        </w:rPr>
        <w:tab/>
        <w:t xml:space="preserve">Data checked and declared good </w:t>
      </w:r>
      <w:r w:rsidRPr="002E006C">
        <w:rPr>
          <w:lang w:val="en-US"/>
        </w:rPr>
        <w:tab/>
      </w:r>
      <w:r w:rsidRPr="002E006C">
        <w:rPr>
          <w:lang w:val="en-US"/>
        </w:rPr>
        <w:tab/>
        <w:t>0</w:t>
      </w:r>
    </w:p>
    <w:p w14:paraId="50B790F3" w14:textId="1461A468" w:rsidR="00874A0A" w:rsidRPr="002E006C" w:rsidRDefault="00F66123" w:rsidP="00874A0A">
      <w:pPr>
        <w:rPr>
          <w:lang w:val="en-US"/>
        </w:rPr>
      </w:pPr>
      <w:r>
        <w:rPr>
          <w:lang w:val="en-US"/>
        </w:rPr>
        <w:t>Note:</w:t>
      </w:r>
      <w:r>
        <w:rPr>
          <w:lang w:val="en-US"/>
        </w:rPr>
        <w:br/>
      </w:r>
      <w:r>
        <w:t>in this situation, it is suggested that cross-checking with other variables, notably "New snow", and temperature data, would make it clear that Days 3 and 4 in fact experienced no (new) precipitation, but that it would be strongly recommended that the NMHS document this situation as part of their national metadata.</w:t>
      </w:r>
    </w:p>
    <w:p w14:paraId="2D408EF3" w14:textId="77777777" w:rsidR="00874A0A" w:rsidRPr="00FF797D" w:rsidRDefault="00874A0A" w:rsidP="00874A0A">
      <w:pPr>
        <w:pStyle w:val="Titre2"/>
      </w:pPr>
      <w:bookmarkStart w:id="97" w:name="_Toc220600356"/>
      <w:bookmarkStart w:id="98" w:name="_Toc230335814"/>
      <w:r w:rsidRPr="00FF797D">
        <w:t>Use case: missing complete set of values for daily computation</w:t>
      </w:r>
      <w:bookmarkEnd w:id="97"/>
      <w:bookmarkEnd w:id="98"/>
      <w:r w:rsidRPr="00FF797D">
        <w:t xml:space="preserve"> </w:t>
      </w:r>
    </w:p>
    <w:p w14:paraId="20B8BD7F" w14:textId="313D0719" w:rsidR="00874A0A" w:rsidRPr="002E006C" w:rsidRDefault="00874A0A" w:rsidP="00874A0A">
      <w:pPr>
        <w:rPr>
          <w:lang w:val="en-US"/>
        </w:rPr>
      </w:pPr>
      <w:r w:rsidRPr="002E006C">
        <w:rPr>
          <w:lang w:val="en-US"/>
        </w:rPr>
        <w:t>This case described a situation where not all values are available to compute “perfectly” a daily value</w:t>
      </w:r>
      <w:r w:rsidR="001E2B7C">
        <w:rPr>
          <w:lang w:val="en-US"/>
        </w:rPr>
        <w:t xml:space="preserve">, but </w:t>
      </w:r>
      <w:r w:rsidR="00D625CF">
        <w:rPr>
          <w:lang w:val="en-US"/>
        </w:rPr>
        <w:t xml:space="preserve">the number of missing values is not </w:t>
      </w:r>
      <w:r w:rsidR="00E63820">
        <w:rPr>
          <w:lang w:val="en-US"/>
        </w:rPr>
        <w:t xml:space="preserve">in itself </w:t>
      </w:r>
      <w:r w:rsidR="00D625CF">
        <w:rPr>
          <w:lang w:val="en-US"/>
        </w:rPr>
        <w:t xml:space="preserve">sufficient to </w:t>
      </w:r>
      <w:r w:rsidR="00E63820">
        <w:rPr>
          <w:lang w:val="en-US"/>
        </w:rPr>
        <w:t>trigger a missing value</w:t>
      </w:r>
      <w:r w:rsidRPr="002E006C">
        <w:rPr>
          <w:lang w:val="en-US"/>
        </w:rPr>
        <w:t xml:space="preserve">. Note that this does not apply only to mean temperature – it may be that, for instance, data are missing around the time of maximum or minimum temperature. In this case, coding should be based on the NMHS’s normal practices, </w:t>
      </w:r>
      <w:r w:rsidR="00300858" w:rsidRPr="002E006C">
        <w:rPr>
          <w:lang w:val="en-US"/>
        </w:rPr>
        <w:t>utilizing</w:t>
      </w:r>
      <w:r w:rsidRPr="002E006C">
        <w:rPr>
          <w:lang w:val="en-US"/>
        </w:rPr>
        <w:t xml:space="preserve"> also professional discretion as to the likely impact of the missing data. For instance: </w:t>
      </w:r>
    </w:p>
    <w:p w14:paraId="6A4A73F8" w14:textId="77777777" w:rsidR="00874A0A" w:rsidRPr="002E006C" w:rsidRDefault="00874A0A" w:rsidP="00874A0A">
      <w:pPr>
        <w:pStyle w:val="Paragraphedeliste"/>
        <w:numPr>
          <w:ilvl w:val="0"/>
          <w:numId w:val="14"/>
        </w:numPr>
        <w:rPr>
          <w:lang w:val="en-US"/>
        </w:rPr>
      </w:pPr>
      <w:r w:rsidRPr="002E006C">
        <w:rPr>
          <w:lang w:val="en-US"/>
        </w:rPr>
        <w:t>Where the calculation method to determine a mean daily temperature is to use all 1440 0ne-Minute values (60 min*24) from an AWS, but some are missing;</w:t>
      </w:r>
    </w:p>
    <w:p w14:paraId="454FF232" w14:textId="77777777" w:rsidR="00874A0A" w:rsidRPr="002E006C" w:rsidRDefault="00874A0A" w:rsidP="00874A0A">
      <w:pPr>
        <w:pStyle w:val="Paragraphedeliste"/>
        <w:numPr>
          <w:ilvl w:val="0"/>
          <w:numId w:val="14"/>
        </w:numPr>
        <w:rPr>
          <w:lang w:val="en-US"/>
        </w:rPr>
      </w:pPr>
      <w:r w:rsidRPr="002E006C">
        <w:rPr>
          <w:lang w:val="en-US"/>
        </w:rPr>
        <w:t xml:space="preserve">Where the calculation method to determine a daily value (e.g. mean temperature) is to use 24 one-hourly values, but one or several are missing; or </w:t>
      </w:r>
    </w:p>
    <w:p w14:paraId="270B40BB" w14:textId="77777777" w:rsidR="00874A0A" w:rsidRPr="002E006C" w:rsidRDefault="00874A0A" w:rsidP="00874A0A">
      <w:pPr>
        <w:pStyle w:val="Paragraphedeliste"/>
        <w:numPr>
          <w:ilvl w:val="0"/>
          <w:numId w:val="14"/>
        </w:numPr>
        <w:rPr>
          <w:lang w:val="en-US"/>
        </w:rPr>
      </w:pPr>
      <w:r w:rsidRPr="002E006C">
        <w:rPr>
          <w:lang w:val="en-US"/>
        </w:rPr>
        <w:t>Where the calculation method to determine a daily value is to use the 8 main synoptic hours of the day (or four, or three), one or several values are missing; or</w:t>
      </w:r>
    </w:p>
    <w:p w14:paraId="75BF143B" w14:textId="77777777" w:rsidR="00874A0A" w:rsidRPr="002E006C" w:rsidRDefault="00874A0A" w:rsidP="00874A0A">
      <w:pPr>
        <w:pStyle w:val="Paragraphedeliste"/>
        <w:numPr>
          <w:ilvl w:val="0"/>
          <w:numId w:val="14"/>
        </w:numPr>
        <w:rPr>
          <w:lang w:val="en-US"/>
        </w:rPr>
      </w:pPr>
      <w:r w:rsidRPr="002E006C">
        <w:rPr>
          <w:lang w:val="en-US"/>
        </w:rPr>
        <w:t xml:space="preserve">An AWS is offline for a period where the minimum or maximum temperature might feasibly have occurred. </w:t>
      </w:r>
    </w:p>
    <w:p w14:paraId="3E781485" w14:textId="77777777" w:rsidR="00874A0A" w:rsidRPr="002E006C" w:rsidRDefault="00874A0A" w:rsidP="00874A0A">
      <w:pPr>
        <w:rPr>
          <w:lang w:val="en-US"/>
        </w:rPr>
      </w:pPr>
      <w:r w:rsidRPr="002E006C">
        <w:rPr>
          <w:lang w:val="en-US"/>
        </w:rPr>
        <w:t xml:space="preserve">In these cases, the NMHS (data provider) may choose from several possibilities:  </w:t>
      </w:r>
    </w:p>
    <w:p w14:paraId="1FB7FA2D" w14:textId="77777777" w:rsidR="00874A0A" w:rsidRPr="002E006C" w:rsidRDefault="00874A0A" w:rsidP="00874A0A">
      <w:pPr>
        <w:rPr>
          <w:lang w:val="en-US"/>
        </w:rPr>
      </w:pPr>
      <w:r w:rsidRPr="002E006C">
        <w:rPr>
          <w:lang w:val="en-US"/>
        </w:rPr>
        <w:t>1. Notwithstanding the missing values, the NMHS data provider considers that the calculated value is still reliable. In that case the encoding would be:</w:t>
      </w:r>
    </w:p>
    <w:p w14:paraId="70054B3D" w14:textId="77777777" w:rsidR="00874A0A" w:rsidRPr="002E006C" w:rsidRDefault="00874A0A" w:rsidP="00874A0A">
      <w:pPr>
        <w:rPr>
          <w:lang w:val="en-US"/>
        </w:rPr>
      </w:pPr>
      <w:r w:rsidRPr="002E006C">
        <w:rPr>
          <w:lang w:val="en-US"/>
        </w:rPr>
        <w:t xml:space="preserve">Example: </w:t>
      </w:r>
    </w:p>
    <w:p w14:paraId="16245A86" w14:textId="77777777" w:rsidR="00874A0A" w:rsidRPr="00767B64" w:rsidRDefault="00874A0A" w:rsidP="00874A0A">
      <w:pPr>
        <w:rPr>
          <w:b/>
          <w:bCs/>
          <w:lang w:val="en-US"/>
        </w:rPr>
      </w:pPr>
      <w:r w:rsidRPr="00767B64">
        <w:rPr>
          <w:b/>
          <w:bCs/>
          <w:lang w:val="en-US"/>
        </w:rPr>
        <w:t xml:space="preserve">Maximum Temperature </w:t>
      </w:r>
      <w:r w:rsidRPr="00767B64">
        <w:rPr>
          <w:b/>
          <w:bCs/>
          <w:lang w:val="en-US"/>
        </w:rPr>
        <w:tab/>
        <w:t xml:space="preserve"> </w:t>
      </w:r>
      <w:r w:rsidRPr="00767B64">
        <w:rPr>
          <w:b/>
          <w:bCs/>
          <w:lang w:val="en-US"/>
        </w:rPr>
        <w:tab/>
        <w:t xml:space="preserve">Associated QC information </w:t>
      </w:r>
      <w:r w:rsidRPr="00767B64">
        <w:rPr>
          <w:b/>
          <w:bCs/>
          <w:lang w:val="en-US"/>
        </w:rPr>
        <w:tab/>
      </w:r>
      <w:r w:rsidRPr="00767B64">
        <w:rPr>
          <w:b/>
          <w:bCs/>
          <w:lang w:val="en-US"/>
        </w:rPr>
        <w:tab/>
      </w:r>
      <w:r w:rsidRPr="00767B64">
        <w:rPr>
          <w:b/>
          <w:bCs/>
          <w:lang w:val="en-US"/>
        </w:rPr>
        <w:tab/>
        <w:t xml:space="preserve">QC code </w:t>
      </w:r>
    </w:p>
    <w:p w14:paraId="0BB187CC" w14:textId="77777777" w:rsidR="00874A0A" w:rsidRPr="002E006C" w:rsidRDefault="00874A0A" w:rsidP="00874A0A">
      <w:pPr>
        <w:rPr>
          <w:lang w:val="en-US"/>
        </w:rPr>
      </w:pPr>
      <w:r w:rsidRPr="002E006C">
        <w:rPr>
          <w:lang w:val="en-US"/>
        </w:rPr>
        <w:t>10.4</w:t>
      </w:r>
      <w:r w:rsidRPr="002E006C">
        <w:rPr>
          <w:lang w:val="en-US"/>
        </w:rPr>
        <w:tab/>
      </w:r>
      <w:r w:rsidRPr="002E006C">
        <w:rPr>
          <w:lang w:val="en-US"/>
        </w:rPr>
        <w:tab/>
      </w:r>
      <w:r>
        <w:rPr>
          <w:lang w:val="en-US"/>
        </w:rPr>
        <w:t xml:space="preserve">                                           </w:t>
      </w:r>
      <w:r w:rsidRPr="002E006C">
        <w:rPr>
          <w:lang w:val="en-US"/>
        </w:rPr>
        <w:t xml:space="preserve">Data checked and declared good </w:t>
      </w:r>
      <w:r w:rsidRPr="002E006C">
        <w:rPr>
          <w:lang w:val="en-US"/>
        </w:rPr>
        <w:tab/>
      </w:r>
      <w:r w:rsidRPr="002E006C">
        <w:rPr>
          <w:lang w:val="en-US"/>
        </w:rPr>
        <w:tab/>
        <w:t>0</w:t>
      </w:r>
    </w:p>
    <w:p w14:paraId="34B34AAB" w14:textId="77777777" w:rsidR="00874A0A" w:rsidRPr="002E006C" w:rsidRDefault="00874A0A" w:rsidP="00874A0A">
      <w:pPr>
        <w:rPr>
          <w:lang w:val="en-US"/>
        </w:rPr>
      </w:pPr>
    </w:p>
    <w:p w14:paraId="5D444661" w14:textId="0D4610E5" w:rsidR="00874A0A" w:rsidRPr="002E006C" w:rsidRDefault="00874A0A" w:rsidP="00874A0A">
      <w:pPr>
        <w:rPr>
          <w:lang w:val="en-US"/>
        </w:rPr>
      </w:pPr>
      <w:r w:rsidRPr="002E006C">
        <w:rPr>
          <w:lang w:val="en-US"/>
        </w:rPr>
        <w:t>2. The data provider considers that the missing data may render the value suspect (e.g., night/day imbalance in observations used to compute mean temperature</w:t>
      </w:r>
      <w:r w:rsidR="00FE7AED">
        <w:rPr>
          <w:lang w:val="en-US"/>
        </w:rPr>
        <w:t>,</w:t>
      </w:r>
      <w:r w:rsidRPr="002E006C">
        <w:rPr>
          <w:lang w:val="en-US"/>
        </w:rPr>
        <w:t xml:space="preserve"> or measurements missing around likely time of daily minimum/maximum temperature)</w:t>
      </w:r>
      <w:r w:rsidR="001A5843">
        <w:rPr>
          <w:lang w:val="en-US"/>
        </w:rPr>
        <w:t xml:space="preserve"> </w:t>
      </w:r>
      <w:r w:rsidR="00FE7AED">
        <w:rPr>
          <w:lang w:val="en-US"/>
        </w:rPr>
        <w:t>-</w:t>
      </w:r>
      <w:r w:rsidRPr="002E006C">
        <w:rPr>
          <w:lang w:val="en-US"/>
        </w:rPr>
        <w:t xml:space="preserve">but that the value may still be sufficiently useful to share worldwide. In that case, the encoding would be:  </w:t>
      </w:r>
    </w:p>
    <w:p w14:paraId="1F4CE34A" w14:textId="77777777" w:rsidR="00874A0A" w:rsidRPr="00767B64" w:rsidRDefault="00874A0A" w:rsidP="00874A0A">
      <w:pPr>
        <w:rPr>
          <w:b/>
          <w:bCs/>
          <w:lang w:val="en-US"/>
        </w:rPr>
      </w:pPr>
      <w:r w:rsidRPr="00767B64">
        <w:rPr>
          <w:b/>
          <w:bCs/>
          <w:lang w:val="en-US"/>
        </w:rPr>
        <w:t xml:space="preserve">Minimum Temperature </w:t>
      </w:r>
      <w:r w:rsidRPr="00767B64">
        <w:rPr>
          <w:b/>
          <w:bCs/>
          <w:lang w:val="en-US"/>
        </w:rPr>
        <w:tab/>
        <w:t xml:space="preserve"> </w:t>
      </w:r>
      <w:r w:rsidRPr="00767B64">
        <w:rPr>
          <w:b/>
          <w:bCs/>
          <w:lang w:val="en-US"/>
        </w:rPr>
        <w:tab/>
        <w:t xml:space="preserve">Associated QC information </w:t>
      </w:r>
      <w:r w:rsidRPr="00767B64">
        <w:rPr>
          <w:b/>
          <w:bCs/>
          <w:lang w:val="en-US"/>
        </w:rPr>
        <w:tab/>
      </w:r>
      <w:r w:rsidRPr="00767B64">
        <w:rPr>
          <w:b/>
          <w:bCs/>
          <w:lang w:val="en-US"/>
        </w:rPr>
        <w:tab/>
      </w:r>
      <w:r w:rsidRPr="00767B64">
        <w:rPr>
          <w:b/>
          <w:bCs/>
          <w:lang w:val="en-US"/>
        </w:rPr>
        <w:tab/>
        <w:t xml:space="preserve">QC code </w:t>
      </w:r>
    </w:p>
    <w:p w14:paraId="63B83E82" w14:textId="77777777" w:rsidR="00874A0A" w:rsidRPr="002E006C" w:rsidRDefault="00874A0A" w:rsidP="00874A0A">
      <w:pPr>
        <w:rPr>
          <w:lang w:val="en-US"/>
        </w:rPr>
      </w:pPr>
      <w:r w:rsidRPr="002E006C">
        <w:rPr>
          <w:lang w:val="en-US"/>
        </w:rPr>
        <w:t>10.4</w:t>
      </w:r>
      <w:r w:rsidRPr="002E006C">
        <w:rPr>
          <w:lang w:val="en-US"/>
        </w:rPr>
        <w:tab/>
      </w:r>
      <w:r w:rsidRPr="002E006C">
        <w:rPr>
          <w:lang w:val="en-US"/>
        </w:rPr>
        <w:tab/>
      </w:r>
      <w:r>
        <w:rPr>
          <w:lang w:val="en-US"/>
        </w:rPr>
        <w:t xml:space="preserve">                                        </w:t>
      </w:r>
      <w:r w:rsidRPr="002E006C">
        <w:rPr>
          <w:lang w:val="en-US"/>
        </w:rPr>
        <w:t xml:space="preserve">Data checked and declared suspect </w:t>
      </w:r>
      <w:r w:rsidRPr="002E006C">
        <w:rPr>
          <w:lang w:val="en-US"/>
        </w:rPr>
        <w:tab/>
      </w:r>
      <w:r w:rsidRPr="002E006C">
        <w:rPr>
          <w:lang w:val="en-US"/>
        </w:rPr>
        <w:tab/>
        <w:t>1</w:t>
      </w:r>
    </w:p>
    <w:p w14:paraId="2E42FD02" w14:textId="77777777" w:rsidR="00874A0A" w:rsidRPr="002E006C" w:rsidRDefault="00874A0A" w:rsidP="00874A0A">
      <w:pPr>
        <w:rPr>
          <w:lang w:val="en-US"/>
        </w:rPr>
      </w:pPr>
    </w:p>
    <w:p w14:paraId="5AF11243" w14:textId="3AD895E2" w:rsidR="00874A0A" w:rsidRPr="002E006C" w:rsidRDefault="00874A0A" w:rsidP="00874A0A">
      <w:pPr>
        <w:rPr>
          <w:lang w:val="en-US"/>
        </w:rPr>
      </w:pPr>
      <w:r w:rsidRPr="002E006C">
        <w:rPr>
          <w:lang w:val="en-US"/>
        </w:rPr>
        <w:t>3. The data provider considers that the data is highly suspect, e.g.,</w:t>
      </w:r>
      <w:r>
        <w:rPr>
          <w:lang w:val="en-US"/>
        </w:rPr>
        <w:t xml:space="preserve"> </w:t>
      </w:r>
      <w:r w:rsidRPr="002E006C">
        <w:rPr>
          <w:lang w:val="en-US"/>
        </w:rPr>
        <w:t xml:space="preserve">sufficient values are missing around the likely time of the minimum and maximum temperature that it is highly likely the true </w:t>
      </w:r>
      <w:r>
        <w:rPr>
          <w:lang w:val="en-US"/>
        </w:rPr>
        <w:t xml:space="preserve">Maximum Temperature </w:t>
      </w:r>
      <w:r w:rsidRPr="002E006C">
        <w:rPr>
          <w:lang w:val="en-US"/>
        </w:rPr>
        <w:t xml:space="preserve">or </w:t>
      </w:r>
      <w:r>
        <w:rPr>
          <w:lang w:val="en-US"/>
        </w:rPr>
        <w:t xml:space="preserve">Minimum </w:t>
      </w:r>
      <w:r w:rsidRPr="002E006C">
        <w:rPr>
          <w:lang w:val="en-US"/>
        </w:rPr>
        <w:t>T</w:t>
      </w:r>
      <w:r>
        <w:rPr>
          <w:lang w:val="en-US"/>
        </w:rPr>
        <w:t>emperature</w:t>
      </w:r>
      <w:r w:rsidRPr="002E006C">
        <w:rPr>
          <w:lang w:val="en-US"/>
        </w:rPr>
        <w:t xml:space="preserve"> is missed. In this case, it would be assumed that the available data does not represent a true assessment of the daily conditions, and therefore the data would be regarded as “doubtful”, i.e</w:t>
      </w:r>
      <w:r w:rsidR="00930C94">
        <w:rPr>
          <w:lang w:val="en-US"/>
        </w:rPr>
        <w:t>.</w:t>
      </w:r>
      <w:r w:rsidRPr="002E006C">
        <w:rPr>
          <w:lang w:val="en-US"/>
        </w:rPr>
        <w:t xml:space="preserve">, to share it would be misleading.  If this assessment is made by the Member’s NMHS, the coding would be: </w:t>
      </w:r>
    </w:p>
    <w:p w14:paraId="6D567AB0" w14:textId="77777777" w:rsidR="00874A0A" w:rsidRPr="00767B64" w:rsidRDefault="00874A0A" w:rsidP="00874A0A">
      <w:pPr>
        <w:rPr>
          <w:b/>
          <w:bCs/>
          <w:lang w:val="en-US"/>
        </w:rPr>
      </w:pPr>
      <w:r w:rsidRPr="00767B64">
        <w:rPr>
          <w:b/>
          <w:bCs/>
          <w:lang w:val="en-US"/>
        </w:rPr>
        <w:t>Maximum Temperature</w:t>
      </w:r>
      <w:r w:rsidRPr="00767B64">
        <w:rPr>
          <w:b/>
          <w:bCs/>
          <w:lang w:val="en-US"/>
        </w:rPr>
        <w:tab/>
        <w:t xml:space="preserve"> </w:t>
      </w:r>
      <w:r w:rsidRPr="00767B64">
        <w:rPr>
          <w:b/>
          <w:bCs/>
          <w:lang w:val="en-US"/>
        </w:rPr>
        <w:tab/>
        <w:t xml:space="preserve">Associated QC information </w:t>
      </w:r>
      <w:r w:rsidRPr="00767B64">
        <w:rPr>
          <w:b/>
          <w:bCs/>
          <w:lang w:val="en-US"/>
        </w:rPr>
        <w:tab/>
      </w:r>
      <w:r w:rsidRPr="00767B64">
        <w:rPr>
          <w:b/>
          <w:bCs/>
          <w:lang w:val="en-US"/>
        </w:rPr>
        <w:tab/>
      </w:r>
      <w:r w:rsidRPr="00767B64">
        <w:rPr>
          <w:b/>
          <w:bCs/>
          <w:lang w:val="en-US"/>
        </w:rPr>
        <w:tab/>
        <w:t xml:space="preserve">QC code </w:t>
      </w:r>
    </w:p>
    <w:p w14:paraId="52228B7D" w14:textId="0DC5556B" w:rsidR="007D184D" w:rsidRDefault="00874A0A">
      <w:pPr>
        <w:rPr>
          <w:lang w:val="en-US" w:eastAsia="fr-FR"/>
        </w:rPr>
        <w:pPrChange w:id="99" w:author="STUBER Denis" w:date="2026-05-18T13:47:00Z">
          <w:pPr>
            <w:jc w:val="left"/>
          </w:pPr>
        </w:pPrChange>
      </w:pPr>
      <w:r w:rsidRPr="002E006C">
        <w:rPr>
          <w:lang w:val="en-US"/>
        </w:rPr>
        <w:t>Missing</w:t>
      </w:r>
      <w:r w:rsidRPr="002E006C">
        <w:rPr>
          <w:lang w:val="en-US"/>
        </w:rPr>
        <w:tab/>
      </w:r>
      <w:r>
        <w:rPr>
          <w:lang w:val="en-US"/>
        </w:rPr>
        <w:t xml:space="preserve">                                    </w:t>
      </w:r>
      <w:r w:rsidRPr="002E006C">
        <w:rPr>
          <w:lang w:val="en-US"/>
        </w:rPr>
        <w:tab/>
        <w:t>Daily value not provided</w:t>
      </w:r>
      <w:r w:rsidRPr="002E006C">
        <w:rPr>
          <w:lang w:val="en-US"/>
        </w:rPr>
        <w:tab/>
      </w:r>
      <w:r w:rsidRPr="002E006C">
        <w:rPr>
          <w:lang w:val="en-US"/>
        </w:rPr>
        <w:tab/>
      </w:r>
      <w:r w:rsidRPr="002E006C">
        <w:rPr>
          <w:lang w:val="en-US"/>
        </w:rPr>
        <w:tab/>
        <w:t>6</w:t>
      </w:r>
    </w:p>
    <w:p w14:paraId="2DA44928" w14:textId="12364A56" w:rsidR="007D184D" w:rsidRDefault="007D184D" w:rsidP="007D184D">
      <w:pPr>
        <w:pStyle w:val="Titre1"/>
        <w:rPr>
          <w:lang w:val="en-US" w:eastAsia="fr-FR"/>
        </w:rPr>
      </w:pPr>
      <w:bookmarkStart w:id="100" w:name="_Toc222331201"/>
      <w:bookmarkStart w:id="101" w:name="_Toc230335815"/>
      <w:r>
        <w:rPr>
          <w:lang w:val="en-US" w:eastAsia="fr-FR"/>
        </w:rPr>
        <w:lastRenderedPageBreak/>
        <w:t>Minimum requirements for international exchange</w:t>
      </w:r>
      <w:bookmarkEnd w:id="100"/>
      <w:bookmarkEnd w:id="101"/>
    </w:p>
    <w:p w14:paraId="5ECB4BE2" w14:textId="77777777" w:rsidR="00E028EF" w:rsidRPr="001810D1" w:rsidRDefault="00E028EF" w:rsidP="00E028EF">
      <w:pPr>
        <w:rPr>
          <w:lang w:eastAsia="fr-FR"/>
        </w:rPr>
      </w:pPr>
      <w:r w:rsidRPr="001810D1">
        <w:rPr>
          <w:lang w:val="en-US" w:eastAsia="fr-FR"/>
        </w:rPr>
        <w:t xml:space="preserve">DAYCLI defines a set of </w:t>
      </w:r>
      <w:r w:rsidRPr="00E028EF">
        <w:rPr>
          <w:b/>
          <w:lang w:val="en-US" w:eastAsia="fr-FR"/>
        </w:rPr>
        <w:t>minimum requirements</w:t>
      </w:r>
      <w:r w:rsidRPr="001810D1">
        <w:rPr>
          <w:lang w:val="en-US" w:eastAsia="fr-FR"/>
        </w:rPr>
        <w:t xml:space="preserve"> to establish a baseline level of interoperability for international exchange. </w:t>
      </w:r>
      <w:r w:rsidRPr="001810D1">
        <w:rPr>
          <w:lang w:eastAsia="fr-FR"/>
        </w:rPr>
        <w:t xml:space="preserve">It also </w:t>
      </w:r>
      <w:r w:rsidRPr="00E028EF">
        <w:rPr>
          <w:b/>
          <w:lang w:eastAsia="fr-FR"/>
        </w:rPr>
        <w:t>supports progressive implementation by NMHSs</w:t>
      </w:r>
      <w:r w:rsidRPr="001810D1">
        <w:rPr>
          <w:lang w:eastAsia="fr-FR"/>
        </w:rPr>
        <w:t>.</w:t>
      </w:r>
    </w:p>
    <w:p w14:paraId="46BB372C" w14:textId="77777777" w:rsidR="007D184D" w:rsidRPr="007D184D" w:rsidRDefault="007D184D" w:rsidP="007D184D">
      <w:pPr>
        <w:rPr>
          <w:lang w:val="en-US"/>
        </w:rPr>
      </w:pPr>
      <w:r w:rsidRPr="007D184D">
        <w:rPr>
          <w:lang w:val="en-US"/>
        </w:rPr>
        <w:t>For a DAYCLI message to be exchanged internationally, the following elements are required:</w:t>
      </w:r>
    </w:p>
    <w:p w14:paraId="17406183" w14:textId="77777777" w:rsidR="007D184D" w:rsidRPr="002875BE" w:rsidRDefault="007D184D" w:rsidP="002875BE">
      <w:pPr>
        <w:pStyle w:val="Paragraphedeliste"/>
        <w:numPr>
          <w:ilvl w:val="0"/>
          <w:numId w:val="27"/>
        </w:numPr>
        <w:rPr>
          <w:lang w:val="en-US"/>
        </w:rPr>
      </w:pPr>
      <w:r w:rsidRPr="002875BE">
        <w:rPr>
          <w:lang w:val="en-US"/>
        </w:rPr>
        <w:t xml:space="preserve">a </w:t>
      </w:r>
      <w:r w:rsidRPr="002875BE">
        <w:rPr>
          <w:rStyle w:val="lev"/>
          <w:lang w:val="en-US"/>
        </w:rPr>
        <w:t>valid WIGOS Station Identifier</w:t>
      </w:r>
      <w:r w:rsidRPr="002875BE">
        <w:rPr>
          <w:lang w:val="en-US"/>
        </w:rPr>
        <w:t xml:space="preserve"> associated with the reporting station;</w:t>
      </w:r>
    </w:p>
    <w:p w14:paraId="1BE99FDB" w14:textId="2F51371E" w:rsidR="007D184D" w:rsidRPr="002875BE" w:rsidRDefault="007D184D" w:rsidP="002875BE">
      <w:pPr>
        <w:pStyle w:val="Paragraphedeliste"/>
        <w:numPr>
          <w:ilvl w:val="0"/>
          <w:numId w:val="27"/>
        </w:numPr>
        <w:rPr>
          <w:lang w:val="en-US"/>
        </w:rPr>
      </w:pPr>
      <w:r w:rsidRPr="002875BE">
        <w:rPr>
          <w:lang w:val="en-US"/>
        </w:rPr>
        <w:t xml:space="preserve">a </w:t>
      </w:r>
      <w:r w:rsidRPr="002875BE">
        <w:rPr>
          <w:rStyle w:val="lev"/>
          <w:lang w:val="en-US"/>
        </w:rPr>
        <w:t xml:space="preserve">clear definition of the </w:t>
      </w:r>
      <w:r w:rsidR="00E712E6">
        <w:rPr>
          <w:rStyle w:val="lev"/>
          <w:lang w:val="en-US"/>
        </w:rPr>
        <w:t>A</w:t>
      </w:r>
      <w:r w:rsidRPr="002875BE">
        <w:rPr>
          <w:rStyle w:val="lev"/>
          <w:lang w:val="en-US"/>
        </w:rPr>
        <w:t xml:space="preserve">ttribution </w:t>
      </w:r>
      <w:r w:rsidR="005734D4" w:rsidRPr="002875BE">
        <w:rPr>
          <w:rStyle w:val="lev"/>
          <w:lang w:val="en-US"/>
        </w:rPr>
        <w:t>d</w:t>
      </w:r>
      <w:r w:rsidR="002875BE">
        <w:rPr>
          <w:rStyle w:val="lev"/>
          <w:lang w:val="en-US"/>
        </w:rPr>
        <w:t>ay</w:t>
      </w:r>
      <w:r w:rsidRPr="002875BE">
        <w:rPr>
          <w:lang w:val="en-US"/>
        </w:rPr>
        <w:t xml:space="preserve">, </w:t>
      </w:r>
      <w:r w:rsidR="002166C9">
        <w:rPr>
          <w:lang w:val="en-US"/>
        </w:rPr>
        <w:t xml:space="preserve">referenced </w:t>
      </w:r>
      <w:r w:rsidR="00E712E6">
        <w:rPr>
          <w:lang w:val="en-US"/>
        </w:rPr>
        <w:t>to UTC</w:t>
      </w:r>
      <w:r w:rsidRPr="002875BE">
        <w:rPr>
          <w:lang w:val="en-US"/>
        </w:rPr>
        <w:t>;</w:t>
      </w:r>
    </w:p>
    <w:p w14:paraId="44580AA8" w14:textId="175A5E3A" w:rsidR="00681FC0" w:rsidRPr="002875BE" w:rsidRDefault="00681FC0" w:rsidP="002875BE">
      <w:pPr>
        <w:pStyle w:val="Paragraphedeliste"/>
        <w:numPr>
          <w:ilvl w:val="0"/>
          <w:numId w:val="27"/>
        </w:numPr>
        <w:rPr>
          <w:lang w:val="en-US"/>
        </w:rPr>
      </w:pPr>
      <w:r w:rsidRPr="002875BE">
        <w:rPr>
          <w:lang w:val="en-US"/>
        </w:rPr>
        <w:t xml:space="preserve">a </w:t>
      </w:r>
      <w:r w:rsidRPr="002875BE">
        <w:rPr>
          <w:b/>
          <w:bCs/>
          <w:lang w:val="en-US"/>
        </w:rPr>
        <w:t>clear definition of the</w:t>
      </w:r>
      <w:r w:rsidR="00E72991" w:rsidRPr="002875BE">
        <w:rPr>
          <w:b/>
          <w:bCs/>
          <w:lang w:val="en-US"/>
        </w:rPr>
        <w:t xml:space="preserve"> </w:t>
      </w:r>
      <w:r w:rsidR="00E72991" w:rsidRPr="002875BE">
        <w:rPr>
          <w:lang w:val="en-US" w:eastAsia="fr-FR"/>
        </w:rPr>
        <w:t xml:space="preserve">measurement period or </w:t>
      </w:r>
      <w:r w:rsidR="0079134D">
        <w:rPr>
          <w:b/>
          <w:bCs/>
          <w:lang w:val="en-US"/>
        </w:rPr>
        <w:t>Climatological day</w:t>
      </w:r>
      <w:r w:rsidR="00930C94" w:rsidRPr="002875BE">
        <w:rPr>
          <w:b/>
          <w:bCs/>
          <w:lang w:val="en-US"/>
        </w:rPr>
        <w:t xml:space="preserve"> for each DAYCLI variable</w:t>
      </w:r>
      <w:r w:rsidR="00712560" w:rsidRPr="002875BE">
        <w:rPr>
          <w:lang w:val="en-US"/>
        </w:rPr>
        <w:t>;</w:t>
      </w:r>
    </w:p>
    <w:p w14:paraId="6CA6500D" w14:textId="77777777" w:rsidR="007D184D" w:rsidRPr="002875BE" w:rsidRDefault="007D184D" w:rsidP="002875BE">
      <w:pPr>
        <w:pStyle w:val="Paragraphedeliste"/>
        <w:numPr>
          <w:ilvl w:val="0"/>
          <w:numId w:val="27"/>
        </w:numPr>
        <w:rPr>
          <w:lang w:val="en-US"/>
        </w:rPr>
      </w:pPr>
      <w:r w:rsidRPr="002875BE">
        <w:rPr>
          <w:rStyle w:val="lev"/>
          <w:lang w:val="en-US"/>
        </w:rPr>
        <w:t>at least one daily climate variable</w:t>
      </w:r>
      <w:r w:rsidRPr="002875BE">
        <w:rPr>
          <w:lang w:val="en-US"/>
        </w:rPr>
        <w:t xml:space="preserve"> reported according to national climatological practices.</w:t>
      </w:r>
    </w:p>
    <w:p w14:paraId="4359E51B" w14:textId="322587A3" w:rsidR="007D184D" w:rsidRPr="007D184D" w:rsidRDefault="007D184D" w:rsidP="007D184D">
      <w:pPr>
        <w:rPr>
          <w:lang w:val="en-US"/>
        </w:rPr>
      </w:pPr>
      <w:r w:rsidRPr="007D184D">
        <w:rPr>
          <w:lang w:val="en-US"/>
        </w:rPr>
        <w:t xml:space="preserve">Daily climate values </w:t>
      </w:r>
      <w:r w:rsidR="00C51899">
        <w:rPr>
          <w:lang w:val="en-US"/>
        </w:rPr>
        <w:t xml:space="preserve">should </w:t>
      </w:r>
      <w:r w:rsidRPr="007D184D">
        <w:rPr>
          <w:lang w:val="en-US"/>
        </w:rPr>
        <w:t>be provided for one or more parameters, depending on national data availability and validation status. The absence of some variables for a given station or day shall not prevent the exchange of a DAYCLI message.</w:t>
      </w:r>
    </w:p>
    <w:p w14:paraId="6AB70350" w14:textId="77777777" w:rsidR="007D184D" w:rsidRPr="007D184D" w:rsidRDefault="007D184D" w:rsidP="007D184D">
      <w:pPr>
        <w:rPr>
          <w:lang w:val="en-US"/>
        </w:rPr>
      </w:pPr>
      <w:r w:rsidRPr="007D184D">
        <w:rPr>
          <w:lang w:val="en-US"/>
        </w:rPr>
        <w:t xml:space="preserve">Quality control remains a national responsibility. While the inclusion of </w:t>
      </w:r>
      <w:r w:rsidRPr="007D184D">
        <w:rPr>
          <w:rStyle w:val="lev"/>
          <w:lang w:val="en-US"/>
        </w:rPr>
        <w:t>QC flags associated with daily values is strongly encouraged</w:t>
      </w:r>
      <w:r w:rsidRPr="007D184D">
        <w:rPr>
          <w:lang w:val="en-US"/>
        </w:rPr>
        <w:t>, their absence shall not prevent international exchange. The lack of QC flags may reflect differences in national practices, limitations in mapping local QC information to DAYCLI representations, or a progressive implementation approach.</w:t>
      </w:r>
    </w:p>
    <w:p w14:paraId="51C3037D" w14:textId="37742CF6" w:rsidR="00E028EF" w:rsidRPr="001810D1" w:rsidRDefault="00E028EF" w:rsidP="00E028EF">
      <w:pPr>
        <w:rPr>
          <w:lang w:eastAsia="fr-FR"/>
        </w:rPr>
      </w:pPr>
      <w:r w:rsidRPr="001810D1">
        <w:rPr>
          <w:lang w:val="en-US" w:eastAsia="fr-FR"/>
        </w:rPr>
        <w:t xml:space="preserve">Similarly, the absence of optional metadata elements shall not prevent international exchange. </w:t>
      </w:r>
      <w:r w:rsidRPr="001810D1">
        <w:rPr>
          <w:lang w:eastAsia="fr-FR"/>
        </w:rPr>
        <w:t>This includes siting classification</w:t>
      </w:r>
      <w:r w:rsidR="00BE7B6C">
        <w:rPr>
          <w:lang w:eastAsia="fr-FR"/>
        </w:rPr>
        <w:t xml:space="preserve">, </w:t>
      </w:r>
      <w:r w:rsidRPr="001810D1">
        <w:rPr>
          <w:lang w:eastAsia="fr-FR"/>
        </w:rPr>
        <w:t>measurement quality classification</w:t>
      </w:r>
      <w:r w:rsidR="00BE7B6C">
        <w:rPr>
          <w:lang w:eastAsia="fr-FR"/>
        </w:rPr>
        <w:t xml:space="preserve"> and the method to compute the mean daily temperature</w:t>
      </w:r>
    </w:p>
    <w:p w14:paraId="0A071159" w14:textId="63AF28F4" w:rsidR="007D184D" w:rsidRDefault="007D184D" w:rsidP="007D184D">
      <w:pPr>
        <w:rPr>
          <w:lang w:val="en-US"/>
        </w:rPr>
      </w:pPr>
      <w:r w:rsidRPr="007D184D">
        <w:rPr>
          <w:lang w:val="en-US"/>
        </w:rPr>
        <w:t>NMHSs are encouraged to enhance the completeness of exchanged information over time, in line with national priorities and capacities.</w:t>
      </w:r>
    </w:p>
    <w:p w14:paraId="314266D3" w14:textId="20BF8A55" w:rsidR="007D184D" w:rsidRDefault="007D184D">
      <w:pPr>
        <w:jc w:val="left"/>
        <w:rPr>
          <w:lang w:val="en-US"/>
        </w:rPr>
      </w:pPr>
      <w:r>
        <w:rPr>
          <w:lang w:val="en-US"/>
        </w:rPr>
        <w:br w:type="page"/>
      </w:r>
    </w:p>
    <w:p w14:paraId="155B8888" w14:textId="6CF2A7E5" w:rsidR="007D184D" w:rsidRDefault="007D184D" w:rsidP="007D184D">
      <w:pPr>
        <w:pStyle w:val="Titre1"/>
        <w:rPr>
          <w:lang w:val="en-US"/>
        </w:rPr>
      </w:pPr>
      <w:bookmarkStart w:id="102" w:name="_Toc222331202"/>
      <w:bookmarkStart w:id="103" w:name="_Toc230335816"/>
      <w:r>
        <w:rPr>
          <w:lang w:val="en-US"/>
        </w:rPr>
        <w:lastRenderedPageBreak/>
        <w:t>Transition from existing practices to DAYCLI</w:t>
      </w:r>
      <w:bookmarkEnd w:id="102"/>
      <w:bookmarkEnd w:id="103"/>
    </w:p>
    <w:p w14:paraId="3CBB9CD1" w14:textId="5EC57975" w:rsidR="007D184D" w:rsidRPr="007D184D" w:rsidRDefault="007D184D" w:rsidP="007D184D">
      <w:pPr>
        <w:rPr>
          <w:lang w:val="en-US" w:eastAsia="fr-FR"/>
        </w:rPr>
      </w:pPr>
      <w:r w:rsidRPr="007D184D">
        <w:rPr>
          <w:lang w:val="en-US" w:eastAsia="fr-FR"/>
        </w:rPr>
        <w:t xml:space="preserve">DAYCLI is designed to </w:t>
      </w:r>
      <w:r w:rsidRPr="007D184D">
        <w:rPr>
          <w:b/>
          <w:bCs/>
          <w:lang w:val="en-US" w:eastAsia="fr-FR"/>
        </w:rPr>
        <w:t>complement existing national practices</w:t>
      </w:r>
      <w:r w:rsidRPr="007D184D">
        <w:rPr>
          <w:lang w:val="en-US" w:eastAsia="fr-FR"/>
        </w:rPr>
        <w:t xml:space="preserve"> for the production and dissemination of daily climate data, rather than to replace them. It supports a gradual transition towards a </w:t>
      </w:r>
      <w:r w:rsidR="00C973A2" w:rsidRPr="007D184D">
        <w:rPr>
          <w:lang w:val="en-US" w:eastAsia="fr-FR"/>
        </w:rPr>
        <w:t>harmonized</w:t>
      </w:r>
      <w:r w:rsidRPr="007D184D">
        <w:rPr>
          <w:lang w:val="en-US" w:eastAsia="fr-FR"/>
        </w:rPr>
        <w:t xml:space="preserve"> international exchange framework while preserving national responsibility for climatological definitions and processes.</w:t>
      </w:r>
    </w:p>
    <w:p w14:paraId="047BD00D" w14:textId="77777777" w:rsidR="007D184D" w:rsidRPr="007D184D" w:rsidRDefault="007D184D" w:rsidP="007D184D">
      <w:pPr>
        <w:rPr>
          <w:lang w:val="en-US" w:eastAsia="fr-FR"/>
        </w:rPr>
      </w:pPr>
      <w:r w:rsidRPr="007D184D">
        <w:rPr>
          <w:lang w:val="en-US" w:eastAsia="fr-FR"/>
        </w:rPr>
        <w:t xml:space="preserve">In many NMHSs, daily climate data are produced from a combination of </w:t>
      </w:r>
      <w:r w:rsidRPr="007D184D">
        <w:rPr>
          <w:b/>
          <w:bCs/>
          <w:lang w:val="en-US" w:eastAsia="fr-FR"/>
        </w:rPr>
        <w:t>manual observations and Automatic Weather Stations (AWS)</w:t>
      </w:r>
      <w:r w:rsidRPr="007D184D">
        <w:rPr>
          <w:lang w:val="en-US" w:eastAsia="fr-FR"/>
        </w:rPr>
        <w:t xml:space="preserve"> and managed within a Climatological Data Management System (CDMS). DAYCLI supports this diversity of observing systems and does not require changes to national observation or data processing workflows.</w:t>
      </w:r>
    </w:p>
    <w:p w14:paraId="1CE93933" w14:textId="77777777" w:rsidR="007D184D" w:rsidRPr="007D184D" w:rsidRDefault="007D184D" w:rsidP="007D184D">
      <w:pPr>
        <w:rPr>
          <w:lang w:val="en-US" w:eastAsia="fr-FR"/>
        </w:rPr>
      </w:pPr>
      <w:r w:rsidRPr="007D184D">
        <w:rPr>
          <w:lang w:val="en-US" w:eastAsia="fr-FR"/>
        </w:rPr>
        <w:t>For NMHSs operating AWS networks, daily climate values are typically computed within the CDMS based on sub-daily observations received from AWS. The CDMS is responsible for applying national climatological rules, quality control procedures and validation steps before daily values are archived and prepared for exchange using DAYCLI.</w:t>
      </w:r>
    </w:p>
    <w:p w14:paraId="3A440F07" w14:textId="77777777" w:rsidR="007D184D" w:rsidRPr="007D184D" w:rsidRDefault="007D184D" w:rsidP="007D184D">
      <w:pPr>
        <w:rPr>
          <w:lang w:val="en-US" w:eastAsia="fr-FR"/>
        </w:rPr>
      </w:pPr>
      <w:r w:rsidRPr="007D184D">
        <w:rPr>
          <w:lang w:val="en-US" w:eastAsia="fr-FR"/>
        </w:rPr>
        <w:t>NMHSs may implement DAYCLI progressively, starting with a limited number of stations, variables or metadata elements. This phased approach allows services to gain operational experience, refine workflows and expand coverage over time without disrupting existing national operations.</w:t>
      </w:r>
    </w:p>
    <w:p w14:paraId="60014D8B" w14:textId="7EB50A79" w:rsidR="007D184D" w:rsidRDefault="007D184D" w:rsidP="007D184D">
      <w:pPr>
        <w:rPr>
          <w:lang w:val="en-US" w:eastAsia="fr-FR"/>
        </w:rPr>
      </w:pPr>
      <w:r w:rsidRPr="007D184D">
        <w:rPr>
          <w:lang w:val="en-US" w:eastAsia="fr-FR"/>
        </w:rPr>
        <w:t>DAYCLI also supports continuity of long-term climate series during transitions in observing systems, station upgrades or changes in processing environments. By exchanging nationally validated daily values together with their context, DAYCLI helps preserve the integrity and interpretability of climate records across such transitions.</w:t>
      </w:r>
    </w:p>
    <w:p w14:paraId="025FC969" w14:textId="77777777" w:rsidR="007D184D" w:rsidRDefault="007D184D">
      <w:pPr>
        <w:jc w:val="left"/>
        <w:rPr>
          <w:lang w:val="en-US" w:eastAsia="fr-FR"/>
        </w:rPr>
      </w:pPr>
      <w:r>
        <w:rPr>
          <w:lang w:val="en-US" w:eastAsia="fr-FR"/>
        </w:rPr>
        <w:br w:type="page"/>
      </w:r>
    </w:p>
    <w:p w14:paraId="4089BA18" w14:textId="4C72F065" w:rsidR="007D184D" w:rsidRDefault="007D184D" w:rsidP="007D184D">
      <w:pPr>
        <w:pStyle w:val="Titre1"/>
        <w:rPr>
          <w:lang w:val="en-US" w:eastAsia="fr-FR"/>
        </w:rPr>
      </w:pPr>
      <w:bookmarkStart w:id="104" w:name="_Toc222331203"/>
      <w:bookmarkStart w:id="105" w:name="_Toc230335817"/>
      <w:r>
        <w:rPr>
          <w:lang w:val="en-US" w:eastAsia="fr-FR"/>
        </w:rPr>
        <w:lastRenderedPageBreak/>
        <w:t>From national datasets to DAYCLI BUFR implementation</w:t>
      </w:r>
      <w:bookmarkEnd w:id="104"/>
      <w:bookmarkEnd w:id="105"/>
    </w:p>
    <w:p w14:paraId="53B74F2C" w14:textId="77777777" w:rsidR="007D184D" w:rsidRPr="007D184D" w:rsidRDefault="007D184D" w:rsidP="007D184D">
      <w:pPr>
        <w:rPr>
          <w:lang w:val="en-US" w:eastAsia="fr-FR"/>
        </w:rPr>
      </w:pPr>
      <w:r w:rsidRPr="007D184D">
        <w:rPr>
          <w:lang w:val="en-US" w:eastAsia="fr-FR"/>
        </w:rPr>
        <w:t xml:space="preserve">DAYCLI is an </w:t>
      </w:r>
      <w:r w:rsidRPr="007D184D">
        <w:rPr>
          <w:b/>
          <w:bCs/>
          <w:lang w:val="en-US" w:eastAsia="fr-FR"/>
        </w:rPr>
        <w:t>exchange format</w:t>
      </w:r>
      <w:r w:rsidRPr="007D184D">
        <w:rPr>
          <w:lang w:val="en-US" w:eastAsia="fr-FR"/>
        </w:rPr>
        <w:t xml:space="preserve"> derived from nationally validated daily climate datasets produced and managed under the responsibility of NMHS climatology departments. The implementation of DAYCLI does not modify national climatological values, definitions or quality assessments.</w:t>
      </w:r>
    </w:p>
    <w:p w14:paraId="3A653C34" w14:textId="6BFBA021" w:rsidR="007D184D" w:rsidRPr="007D184D" w:rsidRDefault="007D184D" w:rsidP="007D184D">
      <w:pPr>
        <w:rPr>
          <w:lang w:val="en-US" w:eastAsia="fr-FR"/>
        </w:rPr>
      </w:pPr>
      <w:r w:rsidRPr="007D184D">
        <w:rPr>
          <w:lang w:val="en-US" w:eastAsia="fr-FR"/>
        </w:rPr>
        <w:t xml:space="preserve">In a typical workflow, daily climate values are first </w:t>
      </w:r>
      <w:r w:rsidR="00E72991">
        <w:rPr>
          <w:lang w:val="en-US" w:eastAsia="fr-FR"/>
        </w:rPr>
        <w:t xml:space="preserve">measured or </w:t>
      </w:r>
      <w:r w:rsidRPr="007D184D">
        <w:rPr>
          <w:lang w:val="en-US" w:eastAsia="fr-FR"/>
        </w:rPr>
        <w:t xml:space="preserve">computed, quality controlled and validated </w:t>
      </w:r>
      <w:r w:rsidR="00E72991">
        <w:rPr>
          <w:lang w:val="en-US" w:eastAsia="fr-FR"/>
        </w:rPr>
        <w:t xml:space="preserve">by experts </w:t>
      </w:r>
      <w:r w:rsidRPr="007D184D">
        <w:rPr>
          <w:lang w:val="en-US" w:eastAsia="fr-FR"/>
        </w:rPr>
        <w:t xml:space="preserve">within </w:t>
      </w:r>
      <w:r w:rsidR="00E72991">
        <w:rPr>
          <w:lang w:val="en-US" w:eastAsia="fr-FR"/>
        </w:rPr>
        <w:t>a</w:t>
      </w:r>
      <w:r w:rsidR="00E72991" w:rsidRPr="007D184D">
        <w:rPr>
          <w:lang w:val="en-US" w:eastAsia="fr-FR"/>
        </w:rPr>
        <w:t xml:space="preserve"> </w:t>
      </w:r>
      <w:r w:rsidRPr="007D184D">
        <w:rPr>
          <w:b/>
          <w:bCs/>
          <w:lang w:val="en-US" w:eastAsia="fr-FR"/>
        </w:rPr>
        <w:t>Climatological Data Management System (CDMS)</w:t>
      </w:r>
      <w:r w:rsidRPr="007D184D">
        <w:rPr>
          <w:lang w:val="en-US" w:eastAsia="fr-FR"/>
        </w:rPr>
        <w:t>, in accordance with national climatological practices. Once validated, these daily values constitute the authoritative national dataset from which DAYCLI messages are generated.</w:t>
      </w:r>
    </w:p>
    <w:p w14:paraId="58C35BF9" w14:textId="77777777" w:rsidR="007D184D" w:rsidRPr="007D184D" w:rsidRDefault="007D184D" w:rsidP="007D184D">
      <w:pPr>
        <w:rPr>
          <w:lang w:val="en-US" w:eastAsia="fr-FR"/>
        </w:rPr>
      </w:pPr>
      <w:r w:rsidRPr="007D184D">
        <w:rPr>
          <w:lang w:val="en-US" w:eastAsia="fr-FR"/>
        </w:rPr>
        <w:t xml:space="preserve">The transformation of national datasets into DAYCLI BUFR messages is a </w:t>
      </w:r>
      <w:r w:rsidRPr="007D184D">
        <w:rPr>
          <w:b/>
          <w:bCs/>
          <w:lang w:val="en-US" w:eastAsia="fr-FR"/>
        </w:rPr>
        <w:t>technical encoding step</w:t>
      </w:r>
      <w:r w:rsidRPr="007D184D">
        <w:rPr>
          <w:lang w:val="en-US" w:eastAsia="fr-FR"/>
        </w:rPr>
        <w:t xml:space="preserve"> that supports international exchange. This step may be implemented within the CDMS itself or through external tools and software, provided that the content of the DAYCLI message faithfully reflects the nationally validated data and associated metadata.</w:t>
      </w:r>
    </w:p>
    <w:p w14:paraId="59AC4B6D" w14:textId="59BC53D0" w:rsidR="007D184D" w:rsidRPr="007D184D" w:rsidRDefault="007D184D" w:rsidP="007D184D">
      <w:pPr>
        <w:rPr>
          <w:lang w:val="en-US" w:eastAsia="fr-FR"/>
        </w:rPr>
      </w:pPr>
      <w:r w:rsidRPr="007D184D">
        <w:rPr>
          <w:lang w:val="en-US" w:eastAsia="fr-FR"/>
        </w:rPr>
        <w:t xml:space="preserve">DAYCLI BUFR encoding shall preserve the </w:t>
      </w:r>
      <w:r w:rsidR="00E712E6">
        <w:rPr>
          <w:lang w:val="en-US" w:eastAsia="fr-FR"/>
        </w:rPr>
        <w:t>A</w:t>
      </w:r>
      <w:r w:rsidRPr="007D184D">
        <w:rPr>
          <w:lang w:val="en-US" w:eastAsia="fr-FR"/>
        </w:rPr>
        <w:t xml:space="preserve">ttribution </w:t>
      </w:r>
      <w:r w:rsidR="005734D4">
        <w:rPr>
          <w:lang w:val="en-US" w:eastAsia="fr-FR"/>
        </w:rPr>
        <w:t>da</w:t>
      </w:r>
      <w:r w:rsidR="002875BE">
        <w:rPr>
          <w:lang w:val="en-US" w:eastAsia="fr-FR"/>
        </w:rPr>
        <w:t>y</w:t>
      </w:r>
      <w:r w:rsidRPr="007D184D">
        <w:rPr>
          <w:lang w:val="en-US" w:eastAsia="fr-FR"/>
        </w:rPr>
        <w:t xml:space="preserve"> definition, associated time periods, metadata and quality information established at national level. The encoding process shall not introduce reinterpretation or reprocessing of climatological values.</w:t>
      </w:r>
    </w:p>
    <w:p w14:paraId="0A340FBA" w14:textId="07105BB2" w:rsidR="007D184D" w:rsidRDefault="00C973A2">
      <w:pPr>
        <w:jc w:val="left"/>
        <w:rPr>
          <w:lang w:val="en-US" w:eastAsia="fr-FR"/>
        </w:rPr>
      </w:pPr>
      <w:r>
        <w:rPr>
          <w:lang w:val="en-US"/>
        </w:rPr>
        <w:t xml:space="preserve">NMHSs may use existing BUFR libraries and tools, existing software or develop their own software solutions, to implement DAYCLI encoding and decoding. Examples of some software packages that enable this are provided in Section 17.2 below. </w:t>
      </w:r>
      <w:r w:rsidRPr="00701078">
        <w:rPr>
          <w:lang w:val="en-US"/>
        </w:rPr>
        <w:t xml:space="preserve">By way of an example, Annex C below provides </w:t>
      </w:r>
      <w:r w:rsidRPr="00A74295">
        <w:rPr>
          <w:lang w:val="en-US"/>
        </w:rPr>
        <w:t>an illustrative example of how DAYCLI BUFR messages may be produced using existing software solutions</w:t>
      </w:r>
      <w:r>
        <w:rPr>
          <w:lang w:val="en-US"/>
        </w:rPr>
        <w:t>. The choice of implementation approach remains a national decision and does not affect the interpretation of the exchanged data.</w:t>
      </w:r>
      <w:r w:rsidR="007D184D">
        <w:rPr>
          <w:lang w:val="en-US" w:eastAsia="fr-FR"/>
        </w:rPr>
        <w:br w:type="page"/>
      </w:r>
    </w:p>
    <w:p w14:paraId="707D2449" w14:textId="007DE444" w:rsidR="007D184D" w:rsidRDefault="00021059" w:rsidP="00021059">
      <w:pPr>
        <w:pStyle w:val="Titre1"/>
      </w:pPr>
      <w:bookmarkStart w:id="106" w:name="_Toc222331204"/>
      <w:bookmarkStart w:id="107" w:name="_Toc230335818"/>
      <w:r>
        <w:lastRenderedPageBreak/>
        <w:t>Collection and use of DAYCLI data by regional and global centres</w:t>
      </w:r>
      <w:bookmarkEnd w:id="106"/>
      <w:bookmarkEnd w:id="107"/>
    </w:p>
    <w:p w14:paraId="58E3DCB4" w14:textId="77777777" w:rsidR="00021059" w:rsidRPr="00021059" w:rsidRDefault="00021059" w:rsidP="00021059">
      <w:pPr>
        <w:rPr>
          <w:lang w:val="en-US" w:eastAsia="fr-FR"/>
        </w:rPr>
      </w:pPr>
      <w:r w:rsidRPr="00021059">
        <w:rPr>
          <w:lang w:val="en-US" w:eastAsia="fr-FR"/>
        </w:rPr>
        <w:t xml:space="preserve">DAYCLI messages may be </w:t>
      </w:r>
      <w:r w:rsidRPr="00021059">
        <w:rPr>
          <w:b/>
          <w:bCs/>
          <w:lang w:val="en-US" w:eastAsia="fr-FR"/>
        </w:rPr>
        <w:t>collected, stored and made available</w:t>
      </w:r>
      <w:r w:rsidRPr="00021059">
        <w:rPr>
          <w:lang w:val="en-US" w:eastAsia="fr-FR"/>
        </w:rPr>
        <w:t xml:space="preserve"> by regional and global climate data </w:t>
      </w:r>
      <w:proofErr w:type="spellStart"/>
      <w:r w:rsidRPr="00021059">
        <w:rPr>
          <w:lang w:val="en-US" w:eastAsia="fr-FR"/>
        </w:rPr>
        <w:t>centres</w:t>
      </w:r>
      <w:proofErr w:type="spellEnd"/>
      <w:r w:rsidRPr="00021059">
        <w:rPr>
          <w:lang w:val="en-US" w:eastAsia="fr-FR"/>
        </w:rPr>
        <w:t xml:space="preserve"> in support of climate monitoring, assessment and services. Such </w:t>
      </w:r>
      <w:proofErr w:type="spellStart"/>
      <w:r w:rsidRPr="00021059">
        <w:rPr>
          <w:lang w:val="en-US" w:eastAsia="fr-FR"/>
        </w:rPr>
        <w:t>centres</w:t>
      </w:r>
      <w:proofErr w:type="spellEnd"/>
      <w:r w:rsidRPr="00021059">
        <w:rPr>
          <w:lang w:val="en-US" w:eastAsia="fr-FR"/>
        </w:rPr>
        <w:t xml:space="preserve"> may include WMO Regional Climate </w:t>
      </w:r>
      <w:proofErr w:type="spellStart"/>
      <w:r w:rsidRPr="00021059">
        <w:rPr>
          <w:lang w:val="en-US" w:eastAsia="fr-FR"/>
        </w:rPr>
        <w:t>Centres</w:t>
      </w:r>
      <w:proofErr w:type="spellEnd"/>
      <w:r w:rsidRPr="00021059">
        <w:rPr>
          <w:lang w:val="en-US" w:eastAsia="fr-FR"/>
        </w:rPr>
        <w:t xml:space="preserve">, Global Data </w:t>
      </w:r>
      <w:proofErr w:type="spellStart"/>
      <w:r w:rsidRPr="00021059">
        <w:rPr>
          <w:lang w:val="en-US" w:eastAsia="fr-FR"/>
        </w:rPr>
        <w:t>Centres</w:t>
      </w:r>
      <w:proofErr w:type="spellEnd"/>
      <w:r w:rsidRPr="00021059">
        <w:rPr>
          <w:lang w:val="en-US" w:eastAsia="fr-FR"/>
        </w:rPr>
        <w:t xml:space="preserve"> or other designated entities.</w:t>
      </w:r>
    </w:p>
    <w:p w14:paraId="3896D70F" w14:textId="7293C6F5" w:rsidR="00021059" w:rsidRPr="00021059" w:rsidRDefault="00021059" w:rsidP="00021059">
      <w:pPr>
        <w:rPr>
          <w:lang w:val="en-US" w:eastAsia="fr-FR"/>
        </w:rPr>
      </w:pPr>
      <w:r w:rsidRPr="00021059">
        <w:rPr>
          <w:lang w:val="en-US" w:eastAsia="fr-FR"/>
        </w:rPr>
        <w:t xml:space="preserve">The collection and handling of DAYCLI data by regional or global </w:t>
      </w:r>
      <w:proofErr w:type="spellStart"/>
      <w:r w:rsidRPr="00021059">
        <w:rPr>
          <w:lang w:val="en-US" w:eastAsia="fr-FR"/>
        </w:rPr>
        <w:t>centres</w:t>
      </w:r>
      <w:proofErr w:type="spellEnd"/>
      <w:r w:rsidRPr="00021059">
        <w:rPr>
          <w:lang w:val="en-US" w:eastAsia="fr-FR"/>
        </w:rPr>
        <w:t xml:space="preserve"> do</w:t>
      </w:r>
      <w:r w:rsidR="00F516D4">
        <w:rPr>
          <w:lang w:val="en-US" w:eastAsia="fr-FR"/>
        </w:rPr>
        <w:t>es</w:t>
      </w:r>
      <w:r w:rsidRPr="00021059">
        <w:rPr>
          <w:lang w:val="en-US" w:eastAsia="fr-FR"/>
        </w:rPr>
        <w:t xml:space="preserve"> not alter the </w:t>
      </w:r>
      <w:r w:rsidRPr="00021059">
        <w:rPr>
          <w:b/>
          <w:bCs/>
          <w:lang w:val="en-US" w:eastAsia="fr-FR"/>
        </w:rPr>
        <w:t>national responsibility</w:t>
      </w:r>
      <w:r w:rsidRPr="00021059">
        <w:rPr>
          <w:lang w:val="en-US" w:eastAsia="fr-FR"/>
        </w:rPr>
        <w:t xml:space="preserve"> of NMHSs for the content, validation and interpretation of the data they provide. DAYCLI represents the exchange of nationally validated daily climate values together with their associated metadata and quality information.</w:t>
      </w:r>
    </w:p>
    <w:p w14:paraId="0DC522FC" w14:textId="77777777" w:rsidR="00021059" w:rsidRPr="00021059" w:rsidRDefault="00021059" w:rsidP="00021059">
      <w:pPr>
        <w:rPr>
          <w:lang w:val="en-US" w:eastAsia="fr-FR"/>
        </w:rPr>
      </w:pPr>
      <w:r w:rsidRPr="00021059">
        <w:rPr>
          <w:lang w:val="en-US" w:eastAsia="fr-FR"/>
        </w:rPr>
        <w:t xml:space="preserve">Regional and global </w:t>
      </w:r>
      <w:proofErr w:type="spellStart"/>
      <w:r w:rsidRPr="00021059">
        <w:rPr>
          <w:lang w:val="en-US" w:eastAsia="fr-FR"/>
        </w:rPr>
        <w:t>centres</w:t>
      </w:r>
      <w:proofErr w:type="spellEnd"/>
      <w:r w:rsidRPr="00021059">
        <w:rPr>
          <w:lang w:val="en-US" w:eastAsia="fr-FR"/>
        </w:rPr>
        <w:t xml:space="preserve"> may </w:t>
      </w:r>
      <w:proofErr w:type="spellStart"/>
      <w:r w:rsidRPr="00021059">
        <w:rPr>
          <w:lang w:val="en-US" w:eastAsia="fr-FR"/>
        </w:rPr>
        <w:t>organise</w:t>
      </w:r>
      <w:proofErr w:type="spellEnd"/>
      <w:r w:rsidRPr="00021059">
        <w:rPr>
          <w:lang w:val="en-US" w:eastAsia="fr-FR"/>
        </w:rPr>
        <w:t xml:space="preserve"> DAYCLI data within databases or information systems to facilitate access, dissemination and analysis at regional and global levels. This </w:t>
      </w:r>
      <w:proofErr w:type="spellStart"/>
      <w:r w:rsidRPr="00021059">
        <w:rPr>
          <w:lang w:val="en-US" w:eastAsia="fr-FR"/>
        </w:rPr>
        <w:t>organisational</w:t>
      </w:r>
      <w:proofErr w:type="spellEnd"/>
      <w:r w:rsidRPr="00021059">
        <w:rPr>
          <w:lang w:val="en-US" w:eastAsia="fr-FR"/>
        </w:rPr>
        <w:t xml:space="preserve"> processing shall not modify the original daily climate values provided by NMHSs.</w:t>
      </w:r>
    </w:p>
    <w:p w14:paraId="5EDBCA6D" w14:textId="77777777" w:rsidR="00021059" w:rsidRPr="00021059" w:rsidRDefault="00021059" w:rsidP="00021059">
      <w:pPr>
        <w:rPr>
          <w:lang w:val="en-US" w:eastAsia="fr-FR"/>
        </w:rPr>
      </w:pPr>
      <w:r w:rsidRPr="00021059">
        <w:rPr>
          <w:lang w:val="en-US" w:eastAsia="fr-FR"/>
        </w:rPr>
        <w:t xml:space="preserve">Regional and global </w:t>
      </w:r>
      <w:proofErr w:type="spellStart"/>
      <w:r w:rsidRPr="00021059">
        <w:rPr>
          <w:lang w:val="en-US" w:eastAsia="fr-FR"/>
        </w:rPr>
        <w:t>centres</w:t>
      </w:r>
      <w:proofErr w:type="spellEnd"/>
      <w:r w:rsidRPr="00021059">
        <w:rPr>
          <w:lang w:val="en-US" w:eastAsia="fr-FR"/>
        </w:rPr>
        <w:t xml:space="preserve"> may perform additional analyses or quality assessments for specific applications, such as regional climate monitoring or global climate assessments. Any such processing shall be clearly documented and distinguished from the original nationally provided DAYCLI data.</w:t>
      </w:r>
    </w:p>
    <w:p w14:paraId="30F1B03C" w14:textId="6DCE3F28" w:rsidR="00021059" w:rsidRPr="00021059" w:rsidRDefault="006B6615" w:rsidP="00021059">
      <w:pPr>
        <w:rPr>
          <w:lang w:val="en-US" w:eastAsia="fr-FR"/>
        </w:rPr>
      </w:pPr>
      <w:r w:rsidRPr="001810D1">
        <w:rPr>
          <w:lang w:val="en-US" w:eastAsia="fr-FR"/>
        </w:rPr>
        <w:t xml:space="preserve">Users of DAYCLI data disseminated by regional or global </w:t>
      </w:r>
      <w:r w:rsidR="00773F78" w:rsidRPr="001810D1">
        <w:rPr>
          <w:lang w:val="en-US" w:eastAsia="fr-FR"/>
        </w:rPr>
        <w:t>centers</w:t>
      </w:r>
      <w:r w:rsidRPr="001810D1">
        <w:rPr>
          <w:lang w:val="en-US" w:eastAsia="fr-FR"/>
        </w:rPr>
        <w:t xml:space="preserve"> are encouraged to consider national metadata, quality information and </w:t>
      </w:r>
      <w:r w:rsidR="00E712E6">
        <w:rPr>
          <w:lang w:val="en-US" w:eastAsia="fr-FR"/>
        </w:rPr>
        <w:t>A</w:t>
      </w:r>
      <w:r w:rsidRPr="001810D1">
        <w:rPr>
          <w:lang w:val="en-US" w:eastAsia="fr-FR"/>
        </w:rPr>
        <w:t>ttribution da</w:t>
      </w:r>
      <w:r w:rsidR="000E282E">
        <w:rPr>
          <w:lang w:val="en-US" w:eastAsia="fr-FR"/>
        </w:rPr>
        <w:t>y</w:t>
      </w:r>
      <w:r w:rsidRPr="001810D1">
        <w:rPr>
          <w:lang w:val="en-US" w:eastAsia="fr-FR"/>
        </w:rPr>
        <w:t xml:space="preserve"> definitions. This is particularly important when comparing </w:t>
      </w:r>
      <w:r w:rsidR="008B0E26">
        <w:rPr>
          <w:lang w:val="en-US" w:eastAsia="fr-FR"/>
        </w:rPr>
        <w:t xml:space="preserve">or combining </w:t>
      </w:r>
      <w:r w:rsidRPr="001810D1">
        <w:rPr>
          <w:lang w:val="en-US" w:eastAsia="fr-FR"/>
        </w:rPr>
        <w:t>data from different countries or regions.</w:t>
      </w:r>
      <w:r>
        <w:rPr>
          <w:lang w:val="en-US" w:eastAsia="fr-FR"/>
        </w:rPr>
        <w:t xml:space="preserve"> </w:t>
      </w:r>
      <w:r w:rsidR="00021059" w:rsidRPr="00021059">
        <w:rPr>
          <w:lang w:val="en-US" w:eastAsia="fr-FR"/>
        </w:rPr>
        <w:t xml:space="preserve">Differences in national practices, particularly with respect to </w:t>
      </w:r>
      <w:r w:rsidR="00E712E6">
        <w:rPr>
          <w:lang w:val="en-US" w:eastAsia="fr-FR"/>
        </w:rPr>
        <w:t>A</w:t>
      </w:r>
      <w:r w:rsidR="00021059" w:rsidRPr="00021059">
        <w:rPr>
          <w:lang w:val="en-US" w:eastAsia="fr-FR"/>
        </w:rPr>
        <w:t xml:space="preserve">ttribution </w:t>
      </w:r>
      <w:r w:rsidR="005734D4">
        <w:rPr>
          <w:lang w:val="en-US" w:eastAsia="fr-FR"/>
        </w:rPr>
        <w:t>da</w:t>
      </w:r>
      <w:r w:rsidR="00773F78">
        <w:rPr>
          <w:lang w:val="en-US" w:eastAsia="fr-FR"/>
        </w:rPr>
        <w:t>y</w:t>
      </w:r>
      <w:r w:rsidR="00021059" w:rsidRPr="00021059">
        <w:rPr>
          <w:lang w:val="en-US" w:eastAsia="fr-FR"/>
        </w:rPr>
        <w:t xml:space="preserve"> and time references, may influence interpretation.</w:t>
      </w:r>
    </w:p>
    <w:p w14:paraId="4302B235" w14:textId="1375B7BB" w:rsidR="00B10516" w:rsidRDefault="00021059" w:rsidP="00021059">
      <w:pPr>
        <w:rPr>
          <w:lang w:val="en-US" w:eastAsia="fr-FR"/>
        </w:rPr>
      </w:pPr>
      <w:r w:rsidRPr="00021059">
        <w:rPr>
          <w:lang w:val="en-US" w:eastAsia="fr-FR"/>
        </w:rPr>
        <w:t>DAYCLI supports the transparent use of daily climate data at regional and global levels while preserving the integrity, traceability and authority of national climate records.</w:t>
      </w:r>
    </w:p>
    <w:p w14:paraId="26164C03" w14:textId="77777777" w:rsidR="00B10516" w:rsidRDefault="00B10516">
      <w:pPr>
        <w:jc w:val="left"/>
        <w:rPr>
          <w:lang w:val="en-US" w:eastAsia="fr-FR"/>
        </w:rPr>
      </w:pPr>
      <w:r>
        <w:rPr>
          <w:lang w:val="en-US" w:eastAsia="fr-FR"/>
        </w:rPr>
        <w:br w:type="page"/>
      </w:r>
    </w:p>
    <w:p w14:paraId="1EE35D0E" w14:textId="1B2E6F2F" w:rsidR="00021059" w:rsidRPr="00021059" w:rsidRDefault="008C606F" w:rsidP="008C606F">
      <w:pPr>
        <w:pStyle w:val="Titre1"/>
        <w:rPr>
          <w:rFonts w:eastAsia="Times New Roman"/>
          <w:lang w:val="en-US" w:eastAsia="fr-FR"/>
        </w:rPr>
      </w:pPr>
      <w:bookmarkStart w:id="108" w:name="_Toc222331205"/>
      <w:bookmarkStart w:id="109" w:name="_Toc230335819"/>
      <w:r>
        <w:rPr>
          <w:lang w:val="en-US" w:eastAsia="fr-FR"/>
        </w:rPr>
        <w:lastRenderedPageBreak/>
        <w:t>Annex A - Glossary</w:t>
      </w:r>
      <w:bookmarkEnd w:id="108"/>
      <w:bookmarkEnd w:id="109"/>
    </w:p>
    <w:p w14:paraId="1EBD6D46" w14:textId="6E1369C0" w:rsidR="00AF4CE9" w:rsidRPr="00595554" w:rsidRDefault="00741874" w:rsidP="00595554">
      <w:pPr>
        <w:pStyle w:val="Sansinterligne"/>
        <w:rPr>
          <w:b/>
          <w:lang w:val="en-US" w:eastAsia="fr-FR"/>
        </w:rPr>
      </w:pPr>
      <w:r>
        <w:rPr>
          <w:b/>
          <w:lang w:val="en-US" w:eastAsia="fr-FR"/>
        </w:rPr>
        <w:t>Attribution day</w:t>
      </w:r>
    </w:p>
    <w:p w14:paraId="1312F3AB" w14:textId="65F28A7A" w:rsidR="00AF4CE9" w:rsidRDefault="00AF4CE9" w:rsidP="00695EB3">
      <w:pPr>
        <w:rPr>
          <w:lang w:val="en-US" w:eastAsia="fr-FR"/>
        </w:rPr>
      </w:pPr>
      <w:r>
        <w:rPr>
          <w:lang w:val="en-US" w:eastAsia="fr-FR"/>
        </w:rPr>
        <w:t xml:space="preserve">The </w:t>
      </w:r>
      <w:r w:rsidR="00E712E6">
        <w:rPr>
          <w:b/>
          <w:bCs/>
          <w:lang w:val="en-US" w:eastAsia="fr-FR"/>
        </w:rPr>
        <w:t>A</w:t>
      </w:r>
      <w:r w:rsidRPr="00170B79">
        <w:rPr>
          <w:b/>
          <w:bCs/>
          <w:lang w:val="en-US" w:eastAsia="fr-FR"/>
        </w:rPr>
        <w:t>ttribution d</w:t>
      </w:r>
      <w:r>
        <w:rPr>
          <w:b/>
          <w:bCs/>
          <w:lang w:val="en-US" w:eastAsia="fr-FR"/>
        </w:rPr>
        <w:t>ay</w:t>
      </w:r>
      <w:r>
        <w:rPr>
          <w:lang w:val="en-US" w:eastAsia="fr-FR"/>
        </w:rPr>
        <w:t xml:space="preserve"> is the calendar day to which </w:t>
      </w:r>
      <w:r w:rsidRPr="008C606F">
        <w:rPr>
          <w:lang w:val="en-US" w:eastAsia="fr-FR"/>
        </w:rPr>
        <w:t>an NMHS assign</w:t>
      </w:r>
      <w:r>
        <w:rPr>
          <w:lang w:val="en-US" w:eastAsia="fr-FR"/>
        </w:rPr>
        <w:t>s</w:t>
      </w:r>
      <w:r w:rsidRPr="008C606F">
        <w:rPr>
          <w:lang w:val="en-US" w:eastAsia="fr-FR"/>
        </w:rPr>
        <w:t xml:space="preserve"> daily climate values</w:t>
      </w:r>
      <w:r w:rsidR="00741874">
        <w:rPr>
          <w:lang w:val="en-US" w:eastAsia="fr-FR"/>
        </w:rPr>
        <w:t xml:space="preserve">, </w:t>
      </w:r>
      <w:r w:rsidRPr="008C606F">
        <w:rPr>
          <w:lang w:val="en-US" w:eastAsia="fr-FR"/>
        </w:rPr>
        <w:t xml:space="preserve">defined according to national climatological practices and referenced to a Local Meteorological Time Zone (LMTZ). An </w:t>
      </w:r>
      <w:r w:rsidR="00741874">
        <w:rPr>
          <w:lang w:val="en-US" w:eastAsia="fr-FR"/>
        </w:rPr>
        <w:t>A</w:t>
      </w:r>
      <w:r w:rsidRPr="008C606F">
        <w:rPr>
          <w:lang w:val="en-US" w:eastAsia="fr-FR"/>
        </w:rPr>
        <w:t xml:space="preserve">ttribution </w:t>
      </w:r>
      <w:r>
        <w:rPr>
          <w:lang w:val="en-US" w:eastAsia="fr-FR"/>
        </w:rPr>
        <w:t>day</w:t>
      </w:r>
      <w:r w:rsidRPr="008C606F">
        <w:rPr>
          <w:lang w:val="en-US" w:eastAsia="fr-FR"/>
        </w:rPr>
        <w:t xml:space="preserve"> is defined </w:t>
      </w:r>
      <w:r w:rsidRPr="008C606F">
        <w:rPr>
          <w:b/>
          <w:bCs/>
          <w:lang w:val="en-US" w:eastAsia="fr-FR"/>
        </w:rPr>
        <w:t>for a given observing station</w:t>
      </w:r>
      <w:r>
        <w:rPr>
          <w:b/>
          <w:bCs/>
          <w:lang w:val="en-US" w:eastAsia="fr-FR"/>
        </w:rPr>
        <w:t xml:space="preserve"> and element</w:t>
      </w:r>
      <w:r w:rsidRPr="008C606F">
        <w:rPr>
          <w:lang w:val="en-US" w:eastAsia="fr-FR"/>
        </w:rPr>
        <w:t xml:space="preserve">, recognizing that a national territory may include more than one LMTZ. The </w:t>
      </w:r>
      <w:r w:rsidR="00741874">
        <w:rPr>
          <w:lang w:val="en-US" w:eastAsia="fr-FR"/>
        </w:rPr>
        <w:t>A</w:t>
      </w:r>
      <w:r w:rsidRPr="008C606F">
        <w:rPr>
          <w:lang w:val="en-US" w:eastAsia="fr-FR"/>
        </w:rPr>
        <w:t xml:space="preserve">ttribution </w:t>
      </w:r>
      <w:r>
        <w:rPr>
          <w:lang w:val="en-US" w:eastAsia="fr-FR"/>
        </w:rPr>
        <w:t>day</w:t>
      </w:r>
      <w:r w:rsidRPr="008C606F">
        <w:rPr>
          <w:lang w:val="en-US" w:eastAsia="fr-FR"/>
        </w:rPr>
        <w:t xml:space="preserve"> provides the temporal </w:t>
      </w:r>
      <w:r w:rsidRPr="0037709B">
        <w:rPr>
          <w:rStyle w:val="Sautdindex"/>
        </w:rPr>
        <w:t>reference</w:t>
      </w:r>
      <w:r w:rsidRPr="008C606F">
        <w:rPr>
          <w:lang w:val="en-US" w:eastAsia="fr-FR"/>
        </w:rPr>
        <w:t xml:space="preserve"> used for </w:t>
      </w:r>
      <w:r>
        <w:rPr>
          <w:lang w:val="en-US" w:eastAsia="fr-FR"/>
        </w:rPr>
        <w:t xml:space="preserve">daily </w:t>
      </w:r>
      <w:r w:rsidRPr="008C606F">
        <w:rPr>
          <w:lang w:val="en-US" w:eastAsia="fr-FR"/>
        </w:rPr>
        <w:t>climate data exchange and archiving.</w:t>
      </w:r>
    </w:p>
    <w:p w14:paraId="77B73AD4" w14:textId="591AB0C6" w:rsidR="00EF43A4" w:rsidRPr="00853071" w:rsidRDefault="00EF43A4" w:rsidP="00853071">
      <w:pPr>
        <w:pStyle w:val="Sansinterligne"/>
        <w:rPr>
          <w:b/>
          <w:lang w:val="en-US" w:eastAsia="fr-FR"/>
        </w:rPr>
      </w:pPr>
      <w:r w:rsidRPr="00853071">
        <w:rPr>
          <w:b/>
          <w:lang w:val="en-US" w:eastAsia="fr-FR"/>
        </w:rPr>
        <w:t>BUFR</w:t>
      </w:r>
    </w:p>
    <w:p w14:paraId="0F3EE9D4" w14:textId="21D4B2FC" w:rsidR="00EF43A4" w:rsidRPr="00853071" w:rsidRDefault="00EF43A4" w:rsidP="00695EB3">
      <w:pPr>
        <w:rPr>
          <w:lang w:val="en-US" w:eastAsia="fr-FR"/>
        </w:rPr>
      </w:pPr>
      <w:r w:rsidRPr="00853071">
        <w:rPr>
          <w:lang w:val="en-US" w:eastAsia="fr-FR"/>
        </w:rPr>
        <w:t>BUFR</w:t>
      </w:r>
      <w:r w:rsidR="00853071" w:rsidRPr="00853071">
        <w:rPr>
          <w:lang w:val="en-US" w:eastAsia="fr-FR"/>
        </w:rPr>
        <w:t xml:space="preserve">, </w:t>
      </w:r>
      <w:r w:rsidR="00853071" w:rsidRPr="00853071">
        <w:rPr>
          <w:rFonts w:eastAsia="Times New Roman"/>
          <w:lang w:val="en-US" w:eastAsia="fr-FR"/>
        </w:rPr>
        <w:t>Binary Universal Form for the Representation of meteorological data</w:t>
      </w:r>
      <w:r w:rsidR="00853071">
        <w:rPr>
          <w:rFonts w:eastAsia="Times New Roman"/>
          <w:lang w:val="en-US" w:eastAsia="fr-FR"/>
        </w:rPr>
        <w:t xml:space="preserve">, </w:t>
      </w:r>
      <w:r w:rsidRPr="00853071">
        <w:rPr>
          <w:lang w:val="en-US" w:eastAsia="fr-FR"/>
        </w:rPr>
        <w:t>is the name of a binary code for the exchange and storage of data.</w:t>
      </w:r>
    </w:p>
    <w:p w14:paraId="71554BD7" w14:textId="7B9D153F" w:rsidR="0037709B" w:rsidRPr="0037709B" w:rsidRDefault="00747302" w:rsidP="0037709B">
      <w:pPr>
        <w:pStyle w:val="Sansinterligne"/>
        <w:rPr>
          <w:b/>
          <w:lang w:val="en-US" w:eastAsia="fr-FR"/>
        </w:rPr>
      </w:pPr>
      <w:r w:rsidRPr="0037709B">
        <w:rPr>
          <w:b/>
          <w:lang w:val="en-US" w:eastAsia="fr-FR"/>
        </w:rPr>
        <w:t>Climate record</w:t>
      </w:r>
    </w:p>
    <w:p w14:paraId="5C472D64" w14:textId="77777777" w:rsidR="00595554" w:rsidRDefault="00AF4CE9" w:rsidP="00595554">
      <w:r>
        <w:t>A set of long-term observations with time-series components covering any or all of the atmosphere, ocean, land and land water, cryosphere and space weather domains, with associated metadata, recorded according to standards and archived for climate purposes. It includes observations recorded on paper, as well as scanned and digitized records. The metadata document, at the minimum, the what, who, when, where and how an observation was made.</w:t>
      </w:r>
    </w:p>
    <w:p w14:paraId="27563590" w14:textId="77777777" w:rsidR="00595554" w:rsidRPr="00595554" w:rsidRDefault="008C606F" w:rsidP="00595554">
      <w:pPr>
        <w:pStyle w:val="Sansinterligne"/>
        <w:rPr>
          <w:b/>
          <w:lang w:val="en-US" w:eastAsia="fr-FR"/>
        </w:rPr>
      </w:pPr>
      <w:r w:rsidRPr="00595554">
        <w:rPr>
          <w:b/>
          <w:lang w:val="en-US" w:eastAsia="fr-FR"/>
        </w:rPr>
        <w:t>Clima</w:t>
      </w:r>
      <w:r w:rsidR="0037709B" w:rsidRPr="00595554">
        <w:rPr>
          <w:b/>
          <w:lang w:val="en-US" w:eastAsia="fr-FR"/>
        </w:rPr>
        <w:t>te</w:t>
      </w:r>
      <w:r w:rsidRPr="00595554">
        <w:rPr>
          <w:b/>
          <w:lang w:val="en-US" w:eastAsia="fr-FR"/>
        </w:rPr>
        <w:t xml:space="preserve"> Data Management System (CDMS)</w:t>
      </w:r>
    </w:p>
    <w:p w14:paraId="620D3E05" w14:textId="1182D3FE" w:rsidR="008C606F" w:rsidRDefault="008C606F" w:rsidP="008C606F">
      <w:pPr>
        <w:jc w:val="left"/>
        <w:rPr>
          <w:lang w:val="en-US" w:eastAsia="fr-FR"/>
        </w:rPr>
      </w:pPr>
      <w:r w:rsidRPr="008C606F">
        <w:rPr>
          <w:lang w:val="en-US" w:eastAsia="fr-FR"/>
        </w:rPr>
        <w:t>A system used by NMHSs for the collection, quality control, validation, archiving and management of climat</w:t>
      </w:r>
      <w:r w:rsidR="00747302">
        <w:rPr>
          <w:lang w:val="en-US" w:eastAsia="fr-FR"/>
        </w:rPr>
        <w:t>e</w:t>
      </w:r>
      <w:r w:rsidRPr="008C606F">
        <w:rPr>
          <w:lang w:val="en-US" w:eastAsia="fr-FR"/>
        </w:rPr>
        <w:t xml:space="preserve"> </w:t>
      </w:r>
      <w:r w:rsidR="00747302">
        <w:rPr>
          <w:lang w:val="en-US" w:eastAsia="fr-FR"/>
        </w:rPr>
        <w:t>records</w:t>
      </w:r>
      <w:r w:rsidRPr="008C606F">
        <w:rPr>
          <w:lang w:val="en-US" w:eastAsia="fr-FR"/>
        </w:rPr>
        <w:t>. The CDMS constitutes the authoritative environment for the production of nationally validated daily climate datasets.</w:t>
      </w:r>
    </w:p>
    <w:p w14:paraId="6C46A79A" w14:textId="54BEBB04" w:rsidR="00467395" w:rsidRPr="00595554" w:rsidRDefault="00467395" w:rsidP="00595554">
      <w:pPr>
        <w:pStyle w:val="Sansinterligne"/>
        <w:rPr>
          <w:b/>
          <w:lang w:val="en-US" w:eastAsia="fr-FR"/>
        </w:rPr>
      </w:pPr>
      <w:r w:rsidRPr="00595554">
        <w:rPr>
          <w:b/>
          <w:lang w:val="en-US" w:eastAsia="fr-FR"/>
        </w:rPr>
        <w:t>Climatological day</w:t>
      </w:r>
    </w:p>
    <w:p w14:paraId="7DF8C4D2" w14:textId="5040D5B3" w:rsidR="00AF4CE9" w:rsidRDefault="00AF4CE9" w:rsidP="00AF4CE9">
      <w:pPr>
        <w:rPr>
          <w:lang w:val="en-US" w:eastAsia="fr-FR"/>
        </w:rPr>
      </w:pPr>
      <w:r w:rsidRPr="00EA1073">
        <w:rPr>
          <w:lang w:val="en-US" w:eastAsia="fr-FR"/>
        </w:rPr>
        <w:t xml:space="preserve">The </w:t>
      </w:r>
      <w:proofErr w:type="gramStart"/>
      <w:r w:rsidRPr="00EA1073">
        <w:rPr>
          <w:lang w:val="en-US" w:eastAsia="fr-FR"/>
        </w:rPr>
        <w:t>24 hour</w:t>
      </w:r>
      <w:proofErr w:type="gramEnd"/>
      <w:r w:rsidRPr="00EA1073">
        <w:rPr>
          <w:lang w:val="en-US" w:eastAsia="fr-FR"/>
        </w:rPr>
        <w:t xml:space="preserve"> period (for instance midnight to midnight, 6am to 6am, 8pm to 8pm etc.; local time) over which a daily parameter has been accumulated or measured. Examples include the minimum, maximum and mean temperature, precipitation accumulation etc. For a given station, the </w:t>
      </w:r>
      <w:r w:rsidR="0079134D">
        <w:rPr>
          <w:lang w:val="en-US" w:eastAsia="fr-FR"/>
        </w:rPr>
        <w:t>Climatological day</w:t>
      </w:r>
      <w:r w:rsidRPr="00EA1073">
        <w:rPr>
          <w:lang w:val="en-US" w:eastAsia="fr-FR"/>
        </w:rPr>
        <w:t xml:space="preserve"> may vary with parameter.</w:t>
      </w:r>
    </w:p>
    <w:p w14:paraId="737862F8" w14:textId="77777777" w:rsidR="00595554" w:rsidRPr="00595554" w:rsidRDefault="008C606F" w:rsidP="00595554">
      <w:pPr>
        <w:pStyle w:val="Sansinterligne"/>
        <w:rPr>
          <w:b/>
          <w:lang w:val="en-US" w:eastAsia="fr-FR"/>
        </w:rPr>
      </w:pPr>
      <w:r w:rsidRPr="00595554">
        <w:rPr>
          <w:b/>
          <w:lang w:val="en-US" w:eastAsia="fr-FR"/>
        </w:rPr>
        <w:t>Daily climate value</w:t>
      </w:r>
    </w:p>
    <w:p w14:paraId="31113E74" w14:textId="065A4805" w:rsidR="008C606F" w:rsidRDefault="008C606F" w:rsidP="008C606F">
      <w:pPr>
        <w:jc w:val="left"/>
        <w:rPr>
          <w:lang w:val="en-US" w:eastAsia="fr-FR"/>
        </w:rPr>
      </w:pPr>
      <w:r w:rsidRPr="008C606F">
        <w:rPr>
          <w:lang w:val="en-US" w:eastAsia="fr-FR"/>
        </w:rPr>
        <w:t xml:space="preserve">A value representing a climatological </w:t>
      </w:r>
      <w:r w:rsidR="0030503F">
        <w:rPr>
          <w:lang w:val="en-US" w:eastAsia="fr-FR"/>
        </w:rPr>
        <w:t>variable</w:t>
      </w:r>
      <w:r w:rsidR="0030503F" w:rsidRPr="008C606F">
        <w:rPr>
          <w:lang w:val="en-US" w:eastAsia="fr-FR"/>
        </w:rPr>
        <w:t xml:space="preserve"> </w:t>
      </w:r>
      <w:r w:rsidRPr="008C606F">
        <w:rPr>
          <w:lang w:val="en-US" w:eastAsia="fr-FR"/>
        </w:rPr>
        <w:t xml:space="preserve">(e.g. temperature, precipitation, snow depth) associated with an </w:t>
      </w:r>
      <w:r w:rsidR="00741874">
        <w:rPr>
          <w:lang w:val="en-US" w:eastAsia="fr-FR"/>
        </w:rPr>
        <w:t>Attribution day</w:t>
      </w:r>
      <w:r w:rsidRPr="008C606F">
        <w:rPr>
          <w:lang w:val="en-US" w:eastAsia="fr-FR"/>
        </w:rPr>
        <w:t>, derived from observations processed according to national climatological practices.</w:t>
      </w:r>
    </w:p>
    <w:p w14:paraId="5B0990B2" w14:textId="77777777" w:rsidR="00595554" w:rsidRPr="00595554" w:rsidRDefault="008C606F" w:rsidP="00595554">
      <w:pPr>
        <w:pStyle w:val="Sansinterligne"/>
        <w:rPr>
          <w:b/>
          <w:lang w:val="en-US" w:eastAsia="fr-FR"/>
        </w:rPr>
      </w:pPr>
      <w:r w:rsidRPr="00595554">
        <w:rPr>
          <w:b/>
          <w:lang w:val="en-US" w:eastAsia="fr-FR"/>
        </w:rPr>
        <w:t>Daily mean temperature</w:t>
      </w:r>
    </w:p>
    <w:p w14:paraId="7D95AC8C" w14:textId="18F51E68" w:rsidR="008C606F" w:rsidRPr="008C606F" w:rsidRDefault="008C606F" w:rsidP="008C606F">
      <w:pPr>
        <w:jc w:val="left"/>
        <w:rPr>
          <w:lang w:val="en-US" w:eastAsia="fr-FR"/>
        </w:rPr>
      </w:pPr>
      <w:r w:rsidRPr="008C606F">
        <w:rPr>
          <w:lang w:val="en-US" w:eastAsia="fr-FR"/>
        </w:rPr>
        <w:t xml:space="preserve">A daily climate value representing the mean air temperature associated with an </w:t>
      </w:r>
      <w:r w:rsidR="00741874">
        <w:rPr>
          <w:lang w:val="en-US" w:eastAsia="fr-FR"/>
        </w:rPr>
        <w:t>Attribution day</w:t>
      </w:r>
      <w:r w:rsidRPr="008C606F">
        <w:rPr>
          <w:lang w:val="en-US" w:eastAsia="fr-FR"/>
        </w:rPr>
        <w:t>, calculated according to national methods. Information on the calculation method m</w:t>
      </w:r>
      <w:r w:rsidR="00634022">
        <w:rPr>
          <w:lang w:val="en-US" w:eastAsia="fr-FR"/>
        </w:rPr>
        <w:t xml:space="preserve">ust </w:t>
      </w:r>
      <w:r w:rsidRPr="008C606F">
        <w:rPr>
          <w:lang w:val="en-US" w:eastAsia="fr-FR"/>
        </w:rPr>
        <w:t>be provided as metadata where available.</w:t>
      </w:r>
    </w:p>
    <w:p w14:paraId="0EFD9A65" w14:textId="77777777" w:rsidR="00595554" w:rsidRPr="00695EB3" w:rsidRDefault="008C606F" w:rsidP="00695EB3">
      <w:pPr>
        <w:pStyle w:val="Sansinterligne"/>
        <w:rPr>
          <w:b/>
          <w:lang w:val="en-US" w:eastAsia="fr-FR"/>
        </w:rPr>
      </w:pPr>
      <w:r w:rsidRPr="00695EB3">
        <w:rPr>
          <w:b/>
          <w:lang w:val="en-US" w:eastAsia="fr-FR"/>
        </w:rPr>
        <w:t>Local Meteorological Time Zone (LMTZ)</w:t>
      </w:r>
    </w:p>
    <w:p w14:paraId="6F3ADD37" w14:textId="6E589BDA" w:rsidR="008C606F" w:rsidRDefault="008C606F" w:rsidP="008C606F">
      <w:pPr>
        <w:jc w:val="left"/>
        <w:rPr>
          <w:lang w:val="en-US" w:eastAsia="fr-FR"/>
        </w:rPr>
      </w:pPr>
      <w:r w:rsidRPr="008C606F">
        <w:rPr>
          <w:lang w:val="en-US" w:eastAsia="fr-FR"/>
        </w:rPr>
        <w:t xml:space="preserve">The local time reference used by an NMHS to define climatological </w:t>
      </w:r>
      <w:r w:rsidR="00741874">
        <w:rPr>
          <w:lang w:val="en-US" w:eastAsia="fr-FR"/>
        </w:rPr>
        <w:t>Attribution day</w:t>
      </w:r>
      <w:r w:rsidRPr="008C606F">
        <w:rPr>
          <w:lang w:val="en-US" w:eastAsia="fr-FR"/>
        </w:rPr>
        <w:t xml:space="preserve"> and associated measurement time periods for daily climate data production. A national territory may include more than one LMTZ.</w:t>
      </w:r>
    </w:p>
    <w:p w14:paraId="5FD51747" w14:textId="77777777" w:rsidR="00595554" w:rsidRPr="00695EB3" w:rsidRDefault="00467395" w:rsidP="00695EB3">
      <w:pPr>
        <w:pStyle w:val="Sansinterligne"/>
        <w:rPr>
          <w:b/>
          <w:lang w:val="en-US" w:eastAsia="fr-FR"/>
        </w:rPr>
      </w:pPr>
      <w:r w:rsidRPr="00695EB3">
        <w:rPr>
          <w:b/>
          <w:lang w:val="en-US" w:eastAsia="fr-FR"/>
        </w:rPr>
        <w:t>Measurement quality classification</w:t>
      </w:r>
    </w:p>
    <w:p w14:paraId="22430CFA" w14:textId="0151CC5F" w:rsidR="00467395" w:rsidRPr="008C606F" w:rsidRDefault="00467395" w:rsidP="00467395">
      <w:pPr>
        <w:jc w:val="left"/>
        <w:rPr>
          <w:lang w:val="en-US" w:eastAsia="fr-FR"/>
        </w:rPr>
      </w:pPr>
      <w:r w:rsidRPr="008C606F">
        <w:rPr>
          <w:lang w:val="en-US" w:eastAsia="fr-FR"/>
        </w:rPr>
        <w:t xml:space="preserve">A classification describing the overall quality of a measurement process and instrumentation, as defined in </w:t>
      </w:r>
      <w:r w:rsidRPr="008C606F">
        <w:rPr>
          <w:i/>
          <w:iCs/>
          <w:lang w:val="en-US" w:eastAsia="fr-FR"/>
        </w:rPr>
        <w:t>WMO-No. 8</w:t>
      </w:r>
      <w:r w:rsidRPr="008C606F">
        <w:rPr>
          <w:lang w:val="en-US" w:eastAsia="fr-FR"/>
        </w:rPr>
        <w:t>. It comprises four classes (A to D), where Class A represents the highest measurement quality.</w:t>
      </w:r>
    </w:p>
    <w:p w14:paraId="2C87D95C" w14:textId="77777777" w:rsidR="00595554" w:rsidRPr="00695EB3" w:rsidRDefault="00467395" w:rsidP="00695EB3">
      <w:pPr>
        <w:pStyle w:val="Sansinterligne"/>
        <w:rPr>
          <w:b/>
          <w:lang w:val="en-US" w:eastAsia="fr-FR"/>
        </w:rPr>
      </w:pPr>
      <w:r w:rsidRPr="00695EB3">
        <w:rPr>
          <w:b/>
          <w:lang w:val="en-US" w:eastAsia="fr-FR"/>
        </w:rPr>
        <w:t>National responsibility</w:t>
      </w:r>
    </w:p>
    <w:p w14:paraId="6BB9D129" w14:textId="3950ECF1" w:rsidR="00467395" w:rsidRPr="008C606F" w:rsidRDefault="00467395" w:rsidP="008C606F">
      <w:pPr>
        <w:jc w:val="left"/>
        <w:rPr>
          <w:lang w:val="en-US" w:eastAsia="fr-FR"/>
        </w:rPr>
      </w:pPr>
      <w:r w:rsidRPr="008C606F">
        <w:rPr>
          <w:lang w:val="en-US" w:eastAsia="fr-FR"/>
        </w:rPr>
        <w:t xml:space="preserve">The principle that NMHSs retain full authority over the definition, validation, interpretation and dissemination of their </w:t>
      </w:r>
      <w:r>
        <w:rPr>
          <w:lang w:val="en-US" w:eastAsia="fr-FR"/>
        </w:rPr>
        <w:t xml:space="preserve">country’s </w:t>
      </w:r>
      <w:r w:rsidRPr="008C606F">
        <w:rPr>
          <w:lang w:val="en-US" w:eastAsia="fr-FR"/>
        </w:rPr>
        <w:t>national climatological data.</w:t>
      </w:r>
    </w:p>
    <w:p w14:paraId="65FC0ADD" w14:textId="6A05AD5B" w:rsidR="00BB55E0" w:rsidRPr="00BB55E0" w:rsidRDefault="00BB55E0" w:rsidP="00BB55E0">
      <w:pPr>
        <w:pStyle w:val="Sansinterligne"/>
        <w:rPr>
          <w:b/>
          <w:lang w:val="en-US"/>
        </w:rPr>
      </w:pPr>
      <w:r w:rsidRPr="00BB55E0">
        <w:rPr>
          <w:b/>
          <w:lang w:val="en-US"/>
        </w:rPr>
        <w:t>OSCAR/Surface database</w:t>
      </w:r>
    </w:p>
    <w:p w14:paraId="76D8645B" w14:textId="71DD8358" w:rsidR="00BB55E0" w:rsidRDefault="00BD22D1" w:rsidP="00BD22D1">
      <w:pPr>
        <w:rPr>
          <w:b/>
          <w:bCs/>
          <w:lang w:val="en-US" w:eastAsia="fr-FR"/>
        </w:rPr>
      </w:pPr>
      <w:r>
        <w:t xml:space="preserve">Is the </w:t>
      </w:r>
      <w:r>
        <w:rPr>
          <w:rStyle w:val="lev"/>
        </w:rPr>
        <w:t>WMO’s official global repository</w:t>
      </w:r>
      <w:r>
        <w:t xml:space="preserve"> for metadata on surface-based observing stations and platforms, including their location, instrumentation, and operational details. It supports the registration and management of </w:t>
      </w:r>
      <w:r>
        <w:rPr>
          <w:rStyle w:val="lev"/>
        </w:rPr>
        <w:t>WIGOS Station Identifiers (WSI)</w:t>
      </w:r>
      <w:r>
        <w:t xml:space="preserve"> and ensures standardized international data exchange.</w:t>
      </w:r>
    </w:p>
    <w:p w14:paraId="7148DDEF" w14:textId="77777777" w:rsidR="00595554" w:rsidRPr="00695EB3" w:rsidRDefault="00467395" w:rsidP="00695EB3">
      <w:pPr>
        <w:pStyle w:val="Sansinterligne"/>
        <w:rPr>
          <w:b/>
          <w:lang w:val="en-US" w:eastAsia="fr-FR"/>
        </w:rPr>
      </w:pPr>
      <w:r w:rsidRPr="00695EB3">
        <w:rPr>
          <w:b/>
          <w:lang w:val="en-US" w:eastAsia="fr-FR"/>
        </w:rPr>
        <w:t>QC flag</w:t>
      </w:r>
    </w:p>
    <w:p w14:paraId="6D06F6BD" w14:textId="709EA261" w:rsidR="00467395" w:rsidRPr="008C606F" w:rsidRDefault="00467395" w:rsidP="00467395">
      <w:pPr>
        <w:jc w:val="left"/>
        <w:rPr>
          <w:lang w:val="en-US" w:eastAsia="fr-FR"/>
        </w:rPr>
      </w:pPr>
      <w:r w:rsidRPr="008C606F">
        <w:rPr>
          <w:lang w:val="en-US" w:eastAsia="fr-FR"/>
        </w:rPr>
        <w:t xml:space="preserve">A code used to describe the outcome of quality control applied to a daily climate value. </w:t>
      </w:r>
      <w:r>
        <w:rPr>
          <w:lang w:val="en-US" w:eastAsia="fr-FR"/>
        </w:rPr>
        <w:t xml:space="preserve">It is included as part of the metadata, and provides information on the confidence one may place in the data, as well as other pertinent </w:t>
      </w:r>
      <w:r>
        <w:rPr>
          <w:lang w:val="en-US" w:eastAsia="fr-FR"/>
        </w:rPr>
        <w:lastRenderedPageBreak/>
        <w:t xml:space="preserve">information about whether a stated daily value is aggregated, represents an overflow, etc. </w:t>
      </w:r>
      <w:r w:rsidRPr="008C606F">
        <w:rPr>
          <w:lang w:val="en-US" w:eastAsia="fr-FR"/>
        </w:rPr>
        <w:t>QC flags in DAYCLI represent the result of national quality control processes and do not replace national assessments.</w:t>
      </w:r>
    </w:p>
    <w:p w14:paraId="6BD24566" w14:textId="77777777" w:rsidR="00595554" w:rsidRPr="00695EB3" w:rsidRDefault="008C606F" w:rsidP="00695EB3">
      <w:pPr>
        <w:pStyle w:val="Sansinterligne"/>
        <w:rPr>
          <w:b/>
          <w:lang w:val="en-US" w:eastAsia="fr-FR"/>
        </w:rPr>
      </w:pPr>
      <w:r w:rsidRPr="00695EB3">
        <w:rPr>
          <w:b/>
          <w:lang w:val="en-US" w:eastAsia="fr-FR"/>
        </w:rPr>
        <w:t>Quality control (QC)</w:t>
      </w:r>
    </w:p>
    <w:p w14:paraId="40458396" w14:textId="10C8525C" w:rsidR="008C606F" w:rsidRPr="008C606F" w:rsidRDefault="008C606F" w:rsidP="008C606F">
      <w:pPr>
        <w:jc w:val="left"/>
        <w:rPr>
          <w:lang w:val="en-US" w:eastAsia="fr-FR"/>
        </w:rPr>
      </w:pPr>
      <w:r w:rsidRPr="008C606F">
        <w:rPr>
          <w:lang w:val="en-US" w:eastAsia="fr-FR"/>
        </w:rPr>
        <w:t>The set of procedures applied to climate data to detect, assess and document potential errors, inconsistencies or limitations, using automated checks and expert judgement in accordance with national practices.</w:t>
      </w:r>
    </w:p>
    <w:p w14:paraId="3B3DCF1C" w14:textId="77777777" w:rsidR="00595554" w:rsidRPr="00695EB3" w:rsidRDefault="008C606F" w:rsidP="00695EB3">
      <w:pPr>
        <w:pStyle w:val="Sansinterligne"/>
        <w:rPr>
          <w:b/>
          <w:lang w:val="en-US" w:eastAsia="fr-FR"/>
        </w:rPr>
      </w:pPr>
      <w:r w:rsidRPr="00695EB3">
        <w:rPr>
          <w:b/>
          <w:lang w:val="en-US" w:eastAsia="fr-FR"/>
        </w:rPr>
        <w:t>Siting classification</w:t>
      </w:r>
    </w:p>
    <w:p w14:paraId="3B1968E5" w14:textId="700C5548" w:rsidR="008C606F" w:rsidRPr="008C606F" w:rsidRDefault="008C606F" w:rsidP="008C606F">
      <w:pPr>
        <w:jc w:val="left"/>
        <w:rPr>
          <w:lang w:val="en-US" w:eastAsia="fr-FR"/>
        </w:rPr>
      </w:pPr>
      <w:r w:rsidRPr="008C606F">
        <w:rPr>
          <w:lang w:val="en-US" w:eastAsia="fr-FR"/>
        </w:rPr>
        <w:t xml:space="preserve">A classification describing the exposure and environment of an observing station, as defined in the </w:t>
      </w:r>
      <w:r w:rsidRPr="008C606F">
        <w:rPr>
          <w:i/>
          <w:iCs/>
          <w:lang w:val="en-US" w:eastAsia="fr-FR"/>
        </w:rPr>
        <w:t>Guide to Instruments and Methods of Observation (WMO-No. 8)</w:t>
      </w:r>
      <w:r w:rsidRPr="008C606F">
        <w:rPr>
          <w:lang w:val="en-US" w:eastAsia="fr-FR"/>
        </w:rPr>
        <w:t>. It comprises five classes (Class 1 to Class 5), where Class 1 represents optimal siting conditions.</w:t>
      </w:r>
    </w:p>
    <w:p w14:paraId="2C632E43" w14:textId="77777777" w:rsidR="00BD22D1" w:rsidRPr="00BD22D1" w:rsidRDefault="00853071" w:rsidP="00BD22D1">
      <w:pPr>
        <w:pStyle w:val="Sansinterligne"/>
        <w:rPr>
          <w:rStyle w:val="Sautdindex"/>
          <w:b/>
        </w:rPr>
      </w:pPr>
      <w:r w:rsidRPr="00BD22D1">
        <w:rPr>
          <w:rStyle w:val="Sautdindex"/>
          <w:b/>
        </w:rPr>
        <w:t>WIGOS Station Identifier (WSI)</w:t>
      </w:r>
    </w:p>
    <w:p w14:paraId="61793DB3" w14:textId="36988881" w:rsidR="00853071" w:rsidRPr="00BD22D1" w:rsidRDefault="00853071" w:rsidP="00BD22D1">
      <w:pPr>
        <w:pStyle w:val="Sansinterligne"/>
        <w:rPr>
          <w:rStyle w:val="Sautdindex"/>
        </w:rPr>
      </w:pPr>
      <w:r w:rsidRPr="00BD22D1">
        <w:rPr>
          <w:rStyle w:val="Sautdindex"/>
        </w:rPr>
        <w:t xml:space="preserve">is a unique identifier used to register an observing station or platform in the OSCAR/Surface </w:t>
      </w:r>
      <w:proofErr w:type="gramStart"/>
      <w:r w:rsidRPr="00BD22D1">
        <w:rPr>
          <w:rStyle w:val="Sautdindex"/>
        </w:rPr>
        <w:t>database.</w:t>
      </w:r>
      <w:proofErr w:type="gramEnd"/>
      <w:r w:rsidRPr="00BD22D1">
        <w:rPr>
          <w:rStyle w:val="Sautdindex"/>
        </w:rPr>
        <w:t xml:space="preserve"> It replaces the legacy WMO identifiers (5-digit numbers for synoptic and climate stations), which had limited capacity.</w:t>
      </w:r>
    </w:p>
    <w:p w14:paraId="6B81670D" w14:textId="77777777" w:rsidR="00BB55E0" w:rsidRDefault="00BB55E0" w:rsidP="008C606F">
      <w:pPr>
        <w:jc w:val="left"/>
        <w:rPr>
          <w:lang w:val="en-US" w:eastAsia="fr-FR"/>
        </w:rPr>
      </w:pPr>
    </w:p>
    <w:p w14:paraId="43AABEE2" w14:textId="77777777" w:rsidR="00151C6E" w:rsidRDefault="00151C6E">
      <w:pPr>
        <w:jc w:val="left"/>
        <w:rPr>
          <w:lang w:val="en-US" w:eastAsia="fr-FR"/>
        </w:rPr>
      </w:pPr>
      <w:r>
        <w:rPr>
          <w:lang w:val="en-US" w:eastAsia="fr-FR"/>
        </w:rPr>
        <w:br w:type="page"/>
      </w:r>
    </w:p>
    <w:p w14:paraId="5F0B144B" w14:textId="5FBE04AE" w:rsidR="008C606F" w:rsidRPr="008C606F" w:rsidRDefault="00151C6E" w:rsidP="00E71488">
      <w:pPr>
        <w:pStyle w:val="Titre1"/>
        <w:rPr>
          <w:rFonts w:eastAsia="Times New Roman"/>
          <w:lang w:val="en-US" w:eastAsia="fr-FR"/>
        </w:rPr>
      </w:pPr>
      <w:bookmarkStart w:id="110" w:name="_Toc222331206"/>
      <w:bookmarkStart w:id="111" w:name="_Hlk222393995"/>
      <w:bookmarkStart w:id="112" w:name="_Toc230335820"/>
      <w:r>
        <w:rPr>
          <w:lang w:val="en-US" w:eastAsia="fr-FR"/>
        </w:rPr>
        <w:lastRenderedPageBreak/>
        <w:t>Annex</w:t>
      </w:r>
      <w:r w:rsidR="00E71488">
        <w:rPr>
          <w:lang w:val="en-US" w:eastAsia="fr-FR"/>
        </w:rPr>
        <w:t xml:space="preserve"> B - References</w:t>
      </w:r>
      <w:bookmarkEnd w:id="110"/>
      <w:bookmarkEnd w:id="112"/>
    </w:p>
    <w:p w14:paraId="2F3B30D3" w14:textId="77777777" w:rsidR="00E71488" w:rsidRPr="00E71488" w:rsidRDefault="00E71488" w:rsidP="00E71488">
      <w:pPr>
        <w:jc w:val="left"/>
        <w:rPr>
          <w:lang w:val="en-US"/>
        </w:rPr>
      </w:pPr>
      <w:r w:rsidRPr="00E71488">
        <w:rPr>
          <w:lang w:val="en-US"/>
        </w:rPr>
        <w:t>This annex lists the principal WMO regulatory and technical documents relevant to the implementation and use of the DAYCLI BUFR message. The references provide authoritative guidance on coding standards, observing practices, climatological data management and quality control.</w:t>
      </w:r>
    </w:p>
    <w:p w14:paraId="0CCCDE01" w14:textId="5975444E" w:rsidR="00E71488" w:rsidRPr="00B63E77" w:rsidRDefault="00E71488" w:rsidP="00B63E77">
      <w:pPr>
        <w:pStyle w:val="Titre2"/>
      </w:pPr>
      <w:bookmarkStart w:id="113" w:name="_Toc222331207"/>
      <w:bookmarkStart w:id="114" w:name="_Toc230335821"/>
      <w:r w:rsidRPr="00B63E77">
        <w:rPr>
          <w:rStyle w:val="lev"/>
          <w:b/>
          <w:bCs w:val="0"/>
        </w:rPr>
        <w:t>WMO regulatory and technical documents</w:t>
      </w:r>
      <w:bookmarkEnd w:id="113"/>
      <w:bookmarkEnd w:id="114"/>
    </w:p>
    <w:p w14:paraId="7EAC2CAE" w14:textId="61D0807A" w:rsidR="00906354" w:rsidRDefault="00E71488" w:rsidP="00295517">
      <w:pPr>
        <w:jc w:val="left"/>
      </w:pPr>
      <w:commentRangeStart w:id="115"/>
      <w:r w:rsidRPr="00906354">
        <w:t>Manual on Codes (WMO-No. 306</w:t>
      </w:r>
      <w:r w:rsidR="00295517" w:rsidRPr="00906354">
        <w:t xml:space="preserve">, Volume I.2, Edition </w:t>
      </w:r>
      <w:r w:rsidR="006C45DB">
        <w:t>2026</w:t>
      </w:r>
      <w:r w:rsidRPr="00906354">
        <w:t>)</w:t>
      </w:r>
      <w:commentRangeEnd w:id="115"/>
      <w:r w:rsidR="00381F26">
        <w:rPr>
          <w:rStyle w:val="Marquedecommentaire"/>
          <w:sz w:val="22"/>
          <w:szCs w:val="22"/>
        </w:rPr>
        <w:commentReference w:id="115"/>
      </w:r>
    </w:p>
    <w:p w14:paraId="6DB49CE4" w14:textId="2E3B06CC" w:rsidR="00295517" w:rsidRPr="00906354" w:rsidRDefault="008B7726" w:rsidP="00295517">
      <w:pPr>
        <w:jc w:val="left"/>
      </w:pPr>
      <w:hyperlink r:id="rId19" w:history="1">
        <w:r w:rsidR="00295517" w:rsidRPr="00906354">
          <w:t>Guide to Instruments and Methods of Observation (WMO-No. 8, Volume I, Edition 2024)</w:t>
        </w:r>
      </w:hyperlink>
    </w:p>
    <w:p w14:paraId="3B4171E4" w14:textId="13E04709" w:rsidR="00906354" w:rsidRPr="00906354" w:rsidRDefault="00906354" w:rsidP="00906354">
      <w:pPr>
        <w:rPr>
          <w:b/>
          <w:lang w:val="en-US"/>
        </w:rPr>
      </w:pPr>
      <w:r w:rsidRPr="00906354">
        <w:rPr>
          <w:rStyle w:val="lev"/>
          <w:b w:val="0"/>
          <w:lang w:val="en-US"/>
        </w:rPr>
        <w:t>Manual on the WMO Integrated Global Observing System (WMO-No. 1160, Edition 2024)</w:t>
      </w:r>
      <w:r w:rsidRPr="00906354">
        <w:rPr>
          <w:b/>
          <w:lang w:val="en-US"/>
        </w:rPr>
        <w:t xml:space="preserve"> </w:t>
      </w:r>
    </w:p>
    <w:p w14:paraId="121E4331" w14:textId="1E11E47C" w:rsidR="00906354" w:rsidRPr="00906354" w:rsidRDefault="00906354" w:rsidP="00906354">
      <w:pPr>
        <w:rPr>
          <w:b/>
        </w:rPr>
      </w:pPr>
      <w:r w:rsidRPr="00906354">
        <w:rPr>
          <w:rStyle w:val="lev"/>
          <w:b w:val="0"/>
          <w:lang w:val="en-US"/>
        </w:rPr>
        <w:t xml:space="preserve">Guide to the WMO Integrated Global Observing System (WMO-No. </w:t>
      </w:r>
      <w:r w:rsidRPr="00906354">
        <w:rPr>
          <w:rStyle w:val="lev"/>
          <w:b w:val="0"/>
        </w:rPr>
        <w:t>1165, Edition 2024)</w:t>
      </w:r>
      <w:r w:rsidRPr="00906354">
        <w:rPr>
          <w:b/>
        </w:rPr>
        <w:t>.</w:t>
      </w:r>
    </w:p>
    <w:p w14:paraId="169B2355" w14:textId="085D4D63" w:rsidR="00D86A3D" w:rsidRPr="006C45DB" w:rsidRDefault="00E71488" w:rsidP="00D86A3D">
      <w:pPr>
        <w:jc w:val="left"/>
        <w:rPr>
          <w:rStyle w:val="lev"/>
          <w:b w:val="0"/>
          <w:lang w:val="en-US"/>
        </w:rPr>
      </w:pPr>
      <w:r w:rsidRPr="006C45DB">
        <w:rPr>
          <w:rStyle w:val="lev"/>
          <w:b w:val="0"/>
          <w:lang w:val="en-US"/>
        </w:rPr>
        <w:t>Guide to Climatological Practices (WMO-No. 100</w:t>
      </w:r>
      <w:r w:rsidR="004631BE" w:rsidRPr="006C45DB">
        <w:rPr>
          <w:rStyle w:val="lev"/>
          <w:b w:val="0"/>
          <w:lang w:val="en-US"/>
        </w:rPr>
        <w:t>, Fourth Edition</w:t>
      </w:r>
      <w:r w:rsidR="00701078" w:rsidRPr="006C45DB">
        <w:rPr>
          <w:rStyle w:val="lev"/>
          <w:b w:val="0"/>
          <w:lang w:val="en-US"/>
        </w:rPr>
        <w:t xml:space="preserve">, </w:t>
      </w:r>
      <w:r w:rsidR="006C45DB" w:rsidRPr="006C45DB">
        <w:rPr>
          <w:rStyle w:val="lev"/>
          <w:b w:val="0"/>
          <w:lang w:val="en-US"/>
        </w:rPr>
        <w:t>2023</w:t>
      </w:r>
      <w:r w:rsidRPr="006C45DB">
        <w:rPr>
          <w:rStyle w:val="lev"/>
          <w:b w:val="0"/>
          <w:lang w:val="en-US"/>
        </w:rPr>
        <w:t>)</w:t>
      </w:r>
    </w:p>
    <w:p w14:paraId="49BFC40F" w14:textId="161A1332" w:rsidR="00D86A3D" w:rsidRPr="006C45DB" w:rsidRDefault="00E71488" w:rsidP="00D86A3D">
      <w:pPr>
        <w:jc w:val="left"/>
        <w:rPr>
          <w:rStyle w:val="lev"/>
          <w:b w:val="0"/>
          <w:lang w:val="en-US"/>
        </w:rPr>
      </w:pPr>
      <w:r w:rsidRPr="006C45DB">
        <w:rPr>
          <w:rStyle w:val="lev"/>
          <w:b w:val="0"/>
          <w:lang w:val="en-US"/>
        </w:rPr>
        <w:t>Climate Data Management System Specifications (WMO-No. 1131</w:t>
      </w:r>
      <w:r w:rsidR="00A008F9" w:rsidRPr="006C45DB">
        <w:rPr>
          <w:rStyle w:val="lev"/>
          <w:b w:val="0"/>
          <w:lang w:val="en-US"/>
        </w:rPr>
        <w:t>, Edition 2025</w:t>
      </w:r>
      <w:r w:rsidRPr="006C45DB">
        <w:rPr>
          <w:rStyle w:val="lev"/>
          <w:b w:val="0"/>
          <w:lang w:val="en-US"/>
        </w:rPr>
        <w:t>)</w:t>
      </w:r>
    </w:p>
    <w:p w14:paraId="341ED3D4" w14:textId="77777777" w:rsidR="00695EB3" w:rsidRDefault="00E71488" w:rsidP="00D86A3D">
      <w:pPr>
        <w:jc w:val="left"/>
        <w:rPr>
          <w:b/>
          <w:lang w:val="en-US"/>
        </w:rPr>
      </w:pPr>
      <w:r w:rsidRPr="006C45DB">
        <w:rPr>
          <w:rStyle w:val="lev"/>
          <w:b w:val="0"/>
          <w:lang w:val="en-US"/>
        </w:rPr>
        <w:t>WMO Guidelines on Surface Station Climate Data Quality Control and Quality Assurance for Climate Applications (WMO-No. 1269</w:t>
      </w:r>
      <w:r w:rsidR="00A008F9" w:rsidRPr="006C45DB">
        <w:rPr>
          <w:rStyle w:val="lev"/>
          <w:b w:val="0"/>
          <w:lang w:val="en-US"/>
        </w:rPr>
        <w:t>, Edition 2021</w:t>
      </w:r>
      <w:r w:rsidRPr="006C45DB">
        <w:rPr>
          <w:rStyle w:val="lev"/>
          <w:b w:val="0"/>
          <w:lang w:val="en-US"/>
        </w:rPr>
        <w:t>)</w:t>
      </w:r>
      <w:r w:rsidR="006C45DB" w:rsidRPr="006C45DB" w:rsidDel="006C45DB">
        <w:rPr>
          <w:b/>
          <w:lang w:val="en-US"/>
        </w:rPr>
        <w:t xml:space="preserve"> </w:t>
      </w:r>
    </w:p>
    <w:p w14:paraId="1D8322C1" w14:textId="1DB14AF4" w:rsidR="00E71488" w:rsidRDefault="00E71488" w:rsidP="00D86A3D">
      <w:pPr>
        <w:jc w:val="left"/>
        <w:rPr>
          <w:rStyle w:val="lev"/>
          <w:b w:val="0"/>
          <w:lang w:val="en-US"/>
        </w:rPr>
      </w:pPr>
    </w:p>
    <w:p w14:paraId="19DA3309" w14:textId="77777777" w:rsidR="006C45DB" w:rsidRPr="00E71488" w:rsidRDefault="006C45DB" w:rsidP="00D86A3D">
      <w:pPr>
        <w:jc w:val="left"/>
        <w:rPr>
          <w:lang w:val="en-US"/>
        </w:rPr>
      </w:pPr>
    </w:p>
    <w:p w14:paraId="4AD906ED" w14:textId="77777777" w:rsidR="00E71488" w:rsidRDefault="008B7726" w:rsidP="00E71488">
      <w:pPr>
        <w:jc w:val="left"/>
      </w:pPr>
      <w:r>
        <w:pict w14:anchorId="36D89E3C">
          <v:rect id="_x0000_i1025" style="width:0;height:1.5pt" o:hrstd="t" o:hr="t" fillcolor="#a0a0a0" stroked="f"/>
        </w:pict>
      </w:r>
    </w:p>
    <w:p w14:paraId="02EB9083" w14:textId="5BB0AB83" w:rsidR="00E71488" w:rsidRPr="00B63E77" w:rsidRDefault="00E71488" w:rsidP="00B63E77">
      <w:pPr>
        <w:pStyle w:val="Titre2"/>
      </w:pPr>
      <w:bookmarkStart w:id="116" w:name="_Toc222331208"/>
      <w:bookmarkStart w:id="117" w:name="_Toc230335822"/>
      <w:r w:rsidRPr="00B63E77">
        <w:rPr>
          <w:rStyle w:val="lev"/>
          <w:b/>
          <w:bCs w:val="0"/>
        </w:rPr>
        <w:t>BUFR software and implementation resources</w:t>
      </w:r>
      <w:bookmarkEnd w:id="116"/>
      <w:bookmarkEnd w:id="117"/>
    </w:p>
    <w:p w14:paraId="72A4F211" w14:textId="77777777" w:rsidR="00EF6BD6" w:rsidRDefault="00EF6BD6" w:rsidP="00EF6BD6">
      <w:pPr>
        <w:jc w:val="left"/>
        <w:rPr>
          <w:lang w:val="en-US"/>
        </w:rPr>
      </w:pPr>
      <w:r w:rsidRPr="00EF6BD6">
        <w:rPr>
          <w:lang w:val="en-US"/>
        </w:rPr>
        <w:t xml:space="preserve">Some NMHSs and </w:t>
      </w:r>
      <w:proofErr w:type="spellStart"/>
      <w:r w:rsidRPr="00EF6BD6">
        <w:rPr>
          <w:lang w:val="en-US"/>
        </w:rPr>
        <w:t>organisations</w:t>
      </w:r>
      <w:proofErr w:type="spellEnd"/>
      <w:r w:rsidRPr="00EF6BD6">
        <w:rPr>
          <w:lang w:val="en-US"/>
        </w:rPr>
        <w:t xml:space="preserve"> are freely sharing their software, libraries and tools to support the encoding and decoding of DAYCLI BUFR messages. Some of these are listed below. This list is not exhaustive and does not imply endorsement of any particular solution.</w:t>
      </w:r>
    </w:p>
    <w:p w14:paraId="0495B587" w14:textId="3B5979DD" w:rsidR="00EF6BD6" w:rsidRPr="00E71488" w:rsidRDefault="00EF6BD6" w:rsidP="00EF6BD6">
      <w:pPr>
        <w:jc w:val="left"/>
        <w:rPr>
          <w:lang w:val="en-US"/>
        </w:rPr>
      </w:pPr>
      <w:r w:rsidRPr="00E71488">
        <w:rPr>
          <w:rStyle w:val="lev"/>
          <w:lang w:val="en-US"/>
        </w:rPr>
        <w:t>Environment and Climate Change Canada</w:t>
      </w:r>
      <w:r>
        <w:rPr>
          <w:rStyle w:val="lev"/>
          <w:lang w:val="en-US"/>
        </w:rPr>
        <w:br/>
      </w:r>
      <w:r w:rsidRPr="00E71488">
        <w:rPr>
          <w:lang w:val="en-US"/>
        </w:rPr>
        <w:t>BUFR encoding and decoding library supporting climatological applications</w:t>
      </w:r>
      <w:r>
        <w:rPr>
          <w:lang w:val="en-US"/>
        </w:rPr>
        <w:t xml:space="preserve">: </w:t>
      </w:r>
      <w:hyperlink r:id="rId20" w:history="1">
        <w:r w:rsidRPr="0011104A">
          <w:rPr>
            <w:rStyle w:val="Lienhypertexte"/>
            <w:rFonts w:eastAsia="Times New Roman" w:cstheme="minorHAnsi"/>
            <w:kern w:val="0"/>
            <w:lang w:val="en-US" w:eastAsia="fr-FR"/>
            <w14:ligatures w14:val="none"/>
          </w:rPr>
          <w:t>https://github.com/ECCC-MSC/libecbufr</w:t>
        </w:r>
      </w:hyperlink>
    </w:p>
    <w:p w14:paraId="65ECD7A4" w14:textId="37CE0166" w:rsidR="00E71488" w:rsidRPr="00241F71" w:rsidRDefault="000659C3" w:rsidP="00241F71">
      <w:pPr>
        <w:pStyle w:val="Sansinterligne"/>
        <w:jc w:val="left"/>
        <w:rPr>
          <w:rFonts w:cstheme="minorHAnsi"/>
          <w:lang w:val="en-US"/>
        </w:rPr>
      </w:pPr>
      <w:r w:rsidRPr="000E282E">
        <w:rPr>
          <w:b/>
        </w:rPr>
        <w:t>European Centre for Medium-Range Weather Forecasts</w:t>
      </w:r>
      <w:r w:rsidR="00E71488" w:rsidRPr="000E282E">
        <w:rPr>
          <w:b/>
        </w:rPr>
        <w:t xml:space="preserve"> (ECMWF</w:t>
      </w:r>
      <w:r w:rsidRPr="000E282E">
        <w:rPr>
          <w:b/>
        </w:rPr>
        <w:t>)</w:t>
      </w:r>
      <w:r w:rsidRPr="000E282E">
        <w:rPr>
          <w:b/>
        </w:rPr>
        <w:br/>
      </w:r>
      <w:r w:rsidR="00E71488" w:rsidRPr="00241F71">
        <w:rPr>
          <w:rFonts w:cstheme="minorHAnsi"/>
          <w:lang w:val="en-US"/>
        </w:rPr>
        <w:t>Reference software library for encoding and decoding BUFR and GRIB messages, supporting C, Fortran and Python interfaces.</w:t>
      </w:r>
    </w:p>
    <w:p w14:paraId="5001A7BA" w14:textId="104AD83E" w:rsidR="00CD1929" w:rsidRPr="00361FD1" w:rsidRDefault="00CD1929" w:rsidP="00F56D68">
      <w:pPr>
        <w:pStyle w:val="Sansinterligne"/>
        <w:rPr>
          <w:rFonts w:eastAsia="Times New Roman" w:cstheme="minorHAnsi"/>
          <w:kern w:val="0"/>
          <w:lang w:val="en-US" w:eastAsia="fr-FR"/>
          <w14:ligatures w14:val="none"/>
        </w:rPr>
      </w:pPr>
      <w:r w:rsidRPr="00361FD1">
        <w:rPr>
          <w:rFonts w:eastAsia="Times New Roman" w:cstheme="minorHAnsi"/>
          <w:bCs/>
          <w:kern w:val="0"/>
          <w:lang w:val="en-US" w:eastAsia="fr-FR"/>
          <w14:ligatures w14:val="none"/>
        </w:rPr>
        <w:t xml:space="preserve">GitHub </w:t>
      </w:r>
      <w:proofErr w:type="spellStart"/>
      <w:r w:rsidRPr="00361FD1">
        <w:rPr>
          <w:rFonts w:eastAsia="Times New Roman" w:cstheme="minorHAnsi"/>
          <w:bCs/>
          <w:kern w:val="0"/>
          <w:lang w:val="en-US" w:eastAsia="fr-FR"/>
          <w14:ligatures w14:val="none"/>
        </w:rPr>
        <w:t>ecCodes</w:t>
      </w:r>
      <w:proofErr w:type="spellEnd"/>
      <w:r w:rsidRPr="00361FD1">
        <w:rPr>
          <w:rFonts w:eastAsia="Times New Roman" w:cstheme="minorHAnsi"/>
          <w:bCs/>
          <w:kern w:val="0"/>
          <w:lang w:val="en-US" w:eastAsia="fr-FR"/>
          <w14:ligatures w14:val="none"/>
        </w:rPr>
        <w:t>:</w:t>
      </w:r>
      <w:r w:rsidR="00EF6BD6">
        <w:rPr>
          <w:rFonts w:eastAsia="Times New Roman" w:cstheme="minorHAnsi"/>
          <w:bCs/>
          <w:kern w:val="0"/>
          <w:lang w:val="en-US" w:eastAsia="fr-FR"/>
          <w14:ligatures w14:val="none"/>
        </w:rPr>
        <w:t xml:space="preserve"> </w:t>
      </w:r>
      <w:hyperlink r:id="rId21" w:tgtFrame="_new" w:history="1">
        <w:r w:rsidRPr="00361FD1">
          <w:rPr>
            <w:rFonts w:eastAsia="Times New Roman" w:cstheme="minorHAnsi"/>
            <w:color w:val="0000FF"/>
            <w:kern w:val="0"/>
            <w:u w:val="single"/>
            <w:lang w:val="en-US" w:eastAsia="fr-FR"/>
            <w14:ligatures w14:val="none"/>
          </w:rPr>
          <w:t>https://github.com/ecmwf/eccodes</w:t>
        </w:r>
      </w:hyperlink>
    </w:p>
    <w:p w14:paraId="12BF721F" w14:textId="6B225879" w:rsidR="00241F71" w:rsidRPr="00EF6BD6" w:rsidRDefault="00CD1929" w:rsidP="00F56D68">
      <w:pPr>
        <w:pStyle w:val="Sansinterligne"/>
        <w:rPr>
          <w:lang w:val="en-US"/>
        </w:rPr>
      </w:pPr>
      <w:r w:rsidRPr="00EF6BD6">
        <w:rPr>
          <w:lang w:val="en-US"/>
        </w:rPr>
        <w:t xml:space="preserve">Documentation </w:t>
      </w:r>
      <w:r w:rsidR="00F56D68" w:rsidRPr="00EF6BD6">
        <w:rPr>
          <w:lang w:val="en-US"/>
        </w:rPr>
        <w:t xml:space="preserve">and download: </w:t>
      </w:r>
      <w:hyperlink r:id="rId22" w:history="1">
        <w:r w:rsidRPr="00EF6BD6">
          <w:rPr>
            <w:lang w:val="en-US"/>
          </w:rPr>
          <w:t>https://confluence.ecmwf.int/display/ECC/ecCodes+Home</w:t>
        </w:r>
      </w:hyperlink>
    </w:p>
    <w:p w14:paraId="4BC44D50" w14:textId="77777777" w:rsidR="00EF6BD6" w:rsidRDefault="00EF6BD6" w:rsidP="00EF6BD6">
      <w:pPr>
        <w:jc w:val="left"/>
        <w:rPr>
          <w:rStyle w:val="lev"/>
          <w:lang w:val="en-US"/>
        </w:rPr>
      </w:pPr>
    </w:p>
    <w:p w14:paraId="7AFF4345" w14:textId="2C622222" w:rsidR="00EF6BD6" w:rsidRPr="00E71488" w:rsidRDefault="00EF6BD6" w:rsidP="00EF6BD6">
      <w:pPr>
        <w:jc w:val="left"/>
        <w:rPr>
          <w:lang w:val="en-US"/>
        </w:rPr>
      </w:pPr>
      <w:r>
        <w:rPr>
          <w:rStyle w:val="lev"/>
          <w:lang w:val="en-US"/>
        </w:rPr>
        <w:t xml:space="preserve">National Institute for Space Research in </w:t>
      </w:r>
      <w:r w:rsidRPr="00E71488">
        <w:rPr>
          <w:rStyle w:val="lev"/>
          <w:lang w:val="en-US"/>
        </w:rPr>
        <w:t>Brazil</w:t>
      </w:r>
      <w:r>
        <w:rPr>
          <w:rStyle w:val="lev"/>
          <w:lang w:val="en-US"/>
        </w:rPr>
        <w:t xml:space="preserve"> (INPE)</w:t>
      </w:r>
      <w:r w:rsidRPr="00E71488">
        <w:rPr>
          <w:lang w:val="en-US"/>
        </w:rPr>
        <w:br/>
        <w:t>Example implementation supporting DAYCLI BUFR encoding and decoding, provided as an open reference for NMHSs.</w:t>
      </w:r>
    </w:p>
    <w:p w14:paraId="5FEA9E19" w14:textId="607D03E2" w:rsidR="00241F71" w:rsidRPr="00241F71" w:rsidRDefault="000659C3" w:rsidP="00241F71">
      <w:pPr>
        <w:jc w:val="left"/>
        <w:rPr>
          <w:lang w:val="en-US"/>
        </w:rPr>
      </w:pPr>
      <w:r>
        <w:rPr>
          <w:b/>
        </w:rPr>
        <w:t xml:space="preserve">National Oceanic and Atmospheric Administration </w:t>
      </w:r>
      <w:r w:rsidR="00241F71" w:rsidRPr="00241F71">
        <w:rPr>
          <w:b/>
        </w:rPr>
        <w:t>(NOAA)</w:t>
      </w:r>
      <w:r>
        <w:rPr>
          <w:b/>
        </w:rPr>
        <w:br/>
      </w:r>
      <w:r w:rsidR="00241F71" w:rsidRPr="00E71488">
        <w:rPr>
          <w:lang w:val="en-US"/>
        </w:rPr>
        <w:t>BUFR processing library used operationally within NOAA environments</w:t>
      </w:r>
      <w:r w:rsidR="00241F71">
        <w:rPr>
          <w:lang w:val="en-US"/>
        </w:rPr>
        <w:t>:</w:t>
      </w:r>
      <w:r w:rsidR="00241F71" w:rsidRPr="00241F71">
        <w:rPr>
          <w:rFonts w:ascii="Times New Roman" w:hAnsi="Times New Roman" w:cs="Times New Roman"/>
          <w:sz w:val="24"/>
          <w:szCs w:val="24"/>
          <w:lang w:val="en-US" w:eastAsia="fr-FR"/>
        </w:rPr>
        <w:t xml:space="preserve"> </w:t>
      </w:r>
      <w:hyperlink r:id="rId23" w:tgtFrame="_new" w:history="1">
        <w:r w:rsidR="00241F71" w:rsidRPr="00241F71">
          <w:rPr>
            <w:color w:val="0000FF"/>
            <w:u w:val="single"/>
            <w:lang w:val="en-US" w:eastAsia="fr-FR"/>
          </w:rPr>
          <w:t>https://github.com/NOAA-EMC/NCEPLIBS-bufr</w:t>
        </w:r>
      </w:hyperlink>
    </w:p>
    <w:bookmarkEnd w:id="111"/>
    <w:p w14:paraId="06841207" w14:textId="5536D900" w:rsidR="00241F71" w:rsidRDefault="00241F71">
      <w:pPr>
        <w:jc w:val="left"/>
        <w:rPr>
          <w:rFonts w:asciiTheme="majorHAnsi" w:eastAsiaTheme="majorEastAsia" w:hAnsiTheme="majorHAnsi" w:cstheme="majorBidi"/>
          <w:b/>
          <w:color w:val="2F5496" w:themeColor="accent1" w:themeShade="BF"/>
          <w:sz w:val="26"/>
          <w:szCs w:val="26"/>
          <w:lang w:val="en-US" w:eastAsia="fr-FR"/>
        </w:rPr>
      </w:pPr>
      <w:r>
        <w:rPr>
          <w:lang w:val="en-US" w:eastAsia="fr-FR"/>
        </w:rPr>
        <w:br w:type="page"/>
      </w:r>
    </w:p>
    <w:p w14:paraId="3B572759" w14:textId="293C7462" w:rsidR="007A48DE" w:rsidRPr="00E71488" w:rsidRDefault="007A48DE" w:rsidP="007A48DE">
      <w:pPr>
        <w:pStyle w:val="Titre1"/>
        <w:rPr>
          <w:lang w:val="en-US"/>
        </w:rPr>
      </w:pPr>
      <w:bookmarkStart w:id="118" w:name="_Toc230335823"/>
      <w:commentRangeStart w:id="119"/>
      <w:r>
        <w:rPr>
          <w:lang w:val="en-US"/>
        </w:rPr>
        <w:lastRenderedPageBreak/>
        <w:t>Annex C -Example implementation of DAYCLI production using existing software (</w:t>
      </w:r>
      <w:r w:rsidR="0055564E">
        <w:rPr>
          <w:lang w:val="en-US"/>
        </w:rPr>
        <w:t xml:space="preserve">INPE in </w:t>
      </w:r>
      <w:r>
        <w:rPr>
          <w:lang w:val="en-US"/>
        </w:rPr>
        <w:t>Brazil)</w:t>
      </w:r>
      <w:commentRangeEnd w:id="119"/>
      <w:r w:rsidR="009B4AA6" w:rsidRPr="00E71488">
        <w:rPr>
          <w:rStyle w:val="Marquedecommentaire"/>
          <w:sz w:val="32"/>
          <w:szCs w:val="32"/>
          <w:lang w:val="en-US"/>
        </w:rPr>
        <w:commentReference w:id="119"/>
      </w:r>
      <w:bookmarkEnd w:id="118"/>
    </w:p>
    <w:p w14:paraId="0AFAB317" w14:textId="15A0C00F" w:rsidR="00A74295" w:rsidRDefault="00A74295" w:rsidP="00A74295">
      <w:pPr>
        <w:rPr>
          <w:lang w:val="en-US"/>
        </w:rPr>
      </w:pPr>
      <w:r w:rsidRPr="00A74295">
        <w:rPr>
          <w:lang w:val="en-US"/>
        </w:rPr>
        <w:t>This annex provides an illustrative example of how DAYCLI BUFR messages may be produced using existing software solutions. The example is intended to support understanding and experimentation and does not imply endorsement of any specific implementation, software package or operational approach.</w:t>
      </w:r>
    </w:p>
    <w:p w14:paraId="52F4C43C" w14:textId="6466D99B" w:rsidR="00A74295" w:rsidRPr="00031B6D" w:rsidRDefault="00A74295" w:rsidP="00A74295">
      <w:pPr>
        <w:rPr>
          <w:lang w:val="en-US"/>
        </w:rPr>
      </w:pPr>
      <w:r>
        <w:t xml:space="preserve">Further information on this software is available at: </w:t>
      </w:r>
      <w:hyperlink r:id="rId24" w:tgtFrame="_new" w:history="1">
        <w:r>
          <w:rPr>
            <w:rStyle w:val="Lienhypertexte"/>
          </w:rPr>
          <w:t>https://github.com/sergioh-pessoal/daycli_toolkit</w:t>
        </w:r>
      </w:hyperlink>
      <w:r>
        <w:br/>
      </w:r>
      <w:r w:rsidRPr="00A74295">
        <w:rPr>
          <w:highlight w:val="yellow"/>
        </w:rPr>
        <w:t>(</w:t>
      </w:r>
      <w:commentRangeStart w:id="120"/>
      <w:r w:rsidRPr="00A74295">
        <w:rPr>
          <w:highlight w:val="yellow"/>
        </w:rPr>
        <w:t xml:space="preserve">or via </w:t>
      </w:r>
      <w:r w:rsidR="0055564E">
        <w:rPr>
          <w:highlight w:val="yellow"/>
        </w:rPr>
        <w:t xml:space="preserve">the </w:t>
      </w:r>
      <w:r w:rsidR="0055564E" w:rsidRPr="0055564E">
        <w:rPr>
          <w:rStyle w:val="lev"/>
          <w:b w:val="0"/>
          <w:lang w:val="en-US"/>
        </w:rPr>
        <w:t>National Institute for Space Research in Brazil (INPE)</w:t>
      </w:r>
      <w:r w:rsidRPr="00A74295">
        <w:rPr>
          <w:highlight w:val="yellow"/>
        </w:rPr>
        <w:t xml:space="preserve"> distribution link</w:t>
      </w:r>
      <w:commentRangeEnd w:id="120"/>
      <w:r w:rsidR="0079134D">
        <w:rPr>
          <w:rStyle w:val="Marquedecommentaire"/>
          <w:rFonts w:ascii="Calibri" w:hAnsi="Calibri"/>
          <w:kern w:val="0"/>
          <w14:ligatures w14:val="none"/>
        </w:rPr>
        <w:commentReference w:id="120"/>
      </w:r>
      <w:r w:rsidRPr="00A74295">
        <w:rPr>
          <w:highlight w:val="yellow"/>
        </w:rPr>
        <w:t>)</w:t>
      </w:r>
      <w:r>
        <w:t>.</w:t>
      </w:r>
    </w:p>
    <w:p w14:paraId="5D574B05" w14:textId="77777777" w:rsidR="007A48DE" w:rsidRPr="006B05C7" w:rsidRDefault="007A48DE" w:rsidP="006B05C7">
      <w:pPr>
        <w:pStyle w:val="Titre2"/>
      </w:pPr>
      <w:bookmarkStart w:id="121" w:name="_Toc230335824"/>
      <w:r w:rsidRPr="006B05C7">
        <w:rPr>
          <w:rStyle w:val="lev"/>
          <w:b/>
          <w:bCs w:val="0"/>
        </w:rPr>
        <w:t>Context and objectives</w:t>
      </w:r>
      <w:bookmarkEnd w:id="121"/>
    </w:p>
    <w:p w14:paraId="16F51004" w14:textId="77777777" w:rsidR="00A74295" w:rsidRPr="00A74295" w:rsidRDefault="00A74295" w:rsidP="00A74295">
      <w:pPr>
        <w:rPr>
          <w:lang w:val="en-US"/>
        </w:rPr>
      </w:pPr>
      <w:r w:rsidRPr="00A74295">
        <w:rPr>
          <w:lang w:val="en-US"/>
        </w:rPr>
        <w:t>The example implementation is based on software developed by the Brazilian National Institute for Space Research (INPE) to support the encoding and decoding of DAYCLI BUFR messages. The software is designed to operate within typical NMHS climatological workflows and to interface with data produced and validated by a Climatological Data Management System (CDMS).</w:t>
      </w:r>
    </w:p>
    <w:p w14:paraId="52741FC6" w14:textId="77777777" w:rsidR="00A74295" w:rsidRPr="00A74295" w:rsidRDefault="00A74295" w:rsidP="00A74295">
      <w:pPr>
        <w:rPr>
          <w:lang w:val="en-US"/>
        </w:rPr>
      </w:pPr>
      <w:r w:rsidRPr="00A74295">
        <w:rPr>
          <w:lang w:val="en-US"/>
        </w:rPr>
        <w:t>The objective of this example is to demonstrate how nationally validated daily climate data can be transformed into DAYCLI BUFR messages without modifying national climatological practices, definitions or quality control procedures.</w:t>
      </w:r>
    </w:p>
    <w:p w14:paraId="4AB2FB5F" w14:textId="77777777" w:rsidR="007A48DE" w:rsidRPr="006B05C7" w:rsidRDefault="007A48DE" w:rsidP="006B05C7">
      <w:pPr>
        <w:pStyle w:val="Titre2"/>
      </w:pPr>
      <w:bookmarkStart w:id="122" w:name="_Toc230335825"/>
      <w:r w:rsidRPr="006B05C7">
        <w:rPr>
          <w:rStyle w:val="lev"/>
          <w:b/>
          <w:bCs w:val="0"/>
        </w:rPr>
        <w:t>Position within NMHS workflows</w:t>
      </w:r>
      <w:bookmarkEnd w:id="122"/>
    </w:p>
    <w:p w14:paraId="4F624FC4" w14:textId="410D068F" w:rsidR="007A48DE" w:rsidRPr="00031B6D" w:rsidRDefault="007A48DE" w:rsidP="00B45446">
      <w:pPr>
        <w:rPr>
          <w:lang w:val="en-US"/>
        </w:rPr>
      </w:pPr>
      <w:r w:rsidRPr="00031B6D">
        <w:rPr>
          <w:lang w:val="en-US"/>
        </w:rPr>
        <w:t>In this example, daily climate values are computed, quality controlled and validated within the CDMS in accordance with national climatological practices</w:t>
      </w:r>
      <w:r>
        <w:rPr>
          <w:lang w:val="en-US"/>
        </w:rPr>
        <w:t xml:space="preserve"> in each NMHS</w:t>
      </w:r>
      <w:r w:rsidRPr="00031B6D">
        <w:rPr>
          <w:lang w:val="en-US"/>
        </w:rPr>
        <w:t>. Once validated, the daily values constitute the authoritative national dataset.</w:t>
      </w:r>
    </w:p>
    <w:p w14:paraId="099AED65" w14:textId="225BEF8B" w:rsidR="007A48DE" w:rsidRDefault="007A48DE" w:rsidP="00B45446">
      <w:pPr>
        <w:rPr>
          <w:lang w:val="en-US"/>
        </w:rPr>
      </w:pPr>
      <w:r w:rsidRPr="00031B6D">
        <w:rPr>
          <w:lang w:val="en-US"/>
        </w:rPr>
        <w:t xml:space="preserve">The DAYCLI software operates as a </w:t>
      </w:r>
      <w:r w:rsidRPr="00A74295">
        <w:rPr>
          <w:rStyle w:val="lev"/>
          <w:rFonts w:eastAsiaTheme="majorEastAsia" w:cstheme="minorHAnsi"/>
          <w:b w:val="0"/>
          <w:lang w:val="en-US"/>
        </w:rPr>
        <w:t>technical encoding layer</w:t>
      </w:r>
      <w:r w:rsidRPr="00A74295">
        <w:rPr>
          <w:b/>
          <w:lang w:val="en-US"/>
        </w:rPr>
        <w:t>,</w:t>
      </w:r>
      <w:r w:rsidRPr="00031B6D">
        <w:rPr>
          <w:lang w:val="en-US"/>
        </w:rPr>
        <w:t xml:space="preserve"> converting nationally validated daily climate data and associated metadata into DAYCLI BUFR messages for international exchange. The software does not perform climatological calculations or quality control decisions.</w:t>
      </w:r>
    </w:p>
    <w:p w14:paraId="1791F158" w14:textId="54923DAC" w:rsidR="007A48DE" w:rsidRPr="006B05C7" w:rsidRDefault="007A48DE" w:rsidP="006B05C7">
      <w:pPr>
        <w:pStyle w:val="Titre2"/>
      </w:pPr>
      <w:bookmarkStart w:id="123" w:name="_Toc230335826"/>
      <w:r w:rsidRPr="006B05C7">
        <w:rPr>
          <w:rStyle w:val="lev"/>
          <w:b/>
          <w:bCs w:val="0"/>
        </w:rPr>
        <w:t xml:space="preserve">Input data </w:t>
      </w:r>
      <w:r w:rsidR="00CD573F" w:rsidRPr="006B05C7">
        <w:rPr>
          <w:rStyle w:val="lev"/>
          <w:b/>
          <w:bCs w:val="0"/>
        </w:rPr>
        <w:t xml:space="preserve">formats and handling </w:t>
      </w:r>
      <w:r w:rsidR="00D057A5" w:rsidRPr="006B05C7">
        <w:rPr>
          <w:rStyle w:val="lev"/>
          <w:b/>
          <w:bCs w:val="0"/>
        </w:rPr>
        <w:t>of observation time practices</w:t>
      </w:r>
      <w:bookmarkEnd w:id="123"/>
    </w:p>
    <w:p w14:paraId="0C2AD462" w14:textId="77777777" w:rsidR="00D057A5" w:rsidRPr="00D057A5" w:rsidRDefault="00D057A5" w:rsidP="00D057A5">
      <w:pPr>
        <w:rPr>
          <w:lang w:val="en-US"/>
        </w:rPr>
      </w:pPr>
      <w:r w:rsidRPr="00D057A5">
        <w:rPr>
          <w:lang w:val="en-US"/>
        </w:rPr>
        <w:t xml:space="preserve">The example implementation provides flexibility in the preparation of input files supplied by NMHSs by supporting </w:t>
      </w:r>
      <w:r w:rsidRPr="00D057A5">
        <w:rPr>
          <w:rStyle w:val="lev"/>
          <w:lang w:val="en-US"/>
        </w:rPr>
        <w:t>two alternative input data formats</w:t>
      </w:r>
      <w:r w:rsidRPr="00D057A5">
        <w:rPr>
          <w:lang w:val="en-US"/>
        </w:rPr>
        <w:t>, reflecting different observing time practices encountered in national and historical datasets.</w:t>
      </w:r>
    </w:p>
    <w:p w14:paraId="62225C5C" w14:textId="77777777" w:rsidR="00D057A5" w:rsidRPr="00D057A5" w:rsidRDefault="00D057A5" w:rsidP="00D057A5">
      <w:pPr>
        <w:rPr>
          <w:lang w:val="en-US"/>
        </w:rPr>
      </w:pPr>
      <w:r w:rsidRPr="00D057A5">
        <w:rPr>
          <w:lang w:val="en-US"/>
        </w:rPr>
        <w:t xml:space="preserve">The first input format is intended for stations whose observations are performed at </w:t>
      </w:r>
      <w:r w:rsidRPr="00D057A5">
        <w:rPr>
          <w:rStyle w:val="lev"/>
          <w:lang w:val="en-US"/>
        </w:rPr>
        <w:t>fixed and consistent times throughout the year</w:t>
      </w:r>
      <w:r w:rsidRPr="00D057A5">
        <w:rPr>
          <w:lang w:val="en-US"/>
        </w:rPr>
        <w:t>, in line with standard WMO observing practices. This format is well suited to operational surface stations where observation schedules do not vary seasonally.</w:t>
      </w:r>
    </w:p>
    <w:p w14:paraId="5B3E2E6E" w14:textId="77777777" w:rsidR="00D057A5" w:rsidRPr="00D057A5" w:rsidRDefault="00D057A5" w:rsidP="00D057A5">
      <w:pPr>
        <w:rPr>
          <w:lang w:val="en-US"/>
        </w:rPr>
      </w:pPr>
      <w:r w:rsidRPr="00D057A5">
        <w:rPr>
          <w:lang w:val="en-US"/>
        </w:rPr>
        <w:t xml:space="preserve">The second input format is designed to accommodate stations for which </w:t>
      </w:r>
      <w:r w:rsidRPr="00D057A5">
        <w:rPr>
          <w:rStyle w:val="lev"/>
          <w:lang w:val="en-US"/>
        </w:rPr>
        <w:t>observation times may vary during the year</w:t>
      </w:r>
      <w:r w:rsidRPr="00D057A5">
        <w:rPr>
          <w:lang w:val="en-US"/>
        </w:rPr>
        <w:t xml:space="preserve">, for example due to changes between summer and winter time. While such practices are </w:t>
      </w:r>
      <w:r w:rsidRPr="00D057A5">
        <w:rPr>
          <w:rStyle w:val="lev"/>
          <w:lang w:val="en-US"/>
        </w:rPr>
        <w:t>not recommended by WMO</w:t>
      </w:r>
      <w:r w:rsidRPr="00D057A5">
        <w:rPr>
          <w:lang w:val="en-US"/>
        </w:rPr>
        <w:t xml:space="preserve"> for climatological observations, they may be encountered in historical datasets or in data originating from stations outside the WMO observing network that nevertheless provide valuable climate information.</w:t>
      </w:r>
    </w:p>
    <w:p w14:paraId="7B881935" w14:textId="7D4AEF31" w:rsidR="00D057A5" w:rsidRDefault="00D057A5" w:rsidP="00D057A5">
      <w:pPr>
        <w:rPr>
          <w:lang w:val="en-US"/>
        </w:rPr>
      </w:pPr>
      <w:r w:rsidRPr="00D057A5">
        <w:rPr>
          <w:lang w:val="en-US"/>
        </w:rPr>
        <w:t xml:space="preserve">By supporting both input formats, the example implementation facilitates the integration and preservation of diverse national and historical datasets, while allowing the resulting DAYCLI BUFR messages to clearly document </w:t>
      </w:r>
      <w:r w:rsidR="00741874">
        <w:rPr>
          <w:lang w:val="en-US"/>
        </w:rPr>
        <w:t>Attribution day</w:t>
      </w:r>
      <w:r w:rsidRPr="00D057A5">
        <w:rPr>
          <w:lang w:val="en-US"/>
        </w:rPr>
        <w:t xml:space="preserve"> and associated measurement time periods. This flexibility supports data continuity and transparency without altering national climatological values or practices.</w:t>
      </w:r>
    </w:p>
    <w:p w14:paraId="32D4B05A" w14:textId="23E69913" w:rsidR="00A74295" w:rsidRDefault="008D5A60" w:rsidP="008D5A60">
      <w:pPr>
        <w:pStyle w:val="Titre2"/>
        <w:rPr>
          <w:lang w:val="en-US"/>
        </w:rPr>
      </w:pPr>
      <w:bookmarkStart w:id="124" w:name="_Toc230335827"/>
      <w:r>
        <w:rPr>
          <w:lang w:val="en-US"/>
        </w:rPr>
        <w:lastRenderedPageBreak/>
        <w:t>Examples of input files for DAYCLI BUFR production</w:t>
      </w:r>
      <w:bookmarkEnd w:id="124"/>
    </w:p>
    <w:p w14:paraId="5973D9B6" w14:textId="77777777" w:rsidR="008D5A60" w:rsidRPr="008D5A60" w:rsidRDefault="008D5A60" w:rsidP="008D5A60">
      <w:pPr>
        <w:rPr>
          <w:lang w:val="en-US" w:eastAsia="fr-FR"/>
        </w:rPr>
      </w:pPr>
      <w:r w:rsidRPr="008D5A60">
        <w:rPr>
          <w:lang w:val="en-US" w:eastAsia="fr-FR"/>
        </w:rPr>
        <w:t xml:space="preserve">The input data formats are based on a </w:t>
      </w:r>
      <w:r w:rsidRPr="008D5A60">
        <w:rPr>
          <w:b/>
          <w:bCs/>
          <w:lang w:val="en-US" w:eastAsia="fr-FR"/>
        </w:rPr>
        <w:t xml:space="preserve">Fortran </w:t>
      </w:r>
      <w:proofErr w:type="spellStart"/>
      <w:r w:rsidRPr="008D5A60">
        <w:rPr>
          <w:b/>
          <w:bCs/>
          <w:lang w:val="en-US" w:eastAsia="fr-FR"/>
        </w:rPr>
        <w:t>namelist</w:t>
      </w:r>
      <w:proofErr w:type="spellEnd"/>
      <w:r w:rsidRPr="008D5A60">
        <w:rPr>
          <w:b/>
          <w:bCs/>
          <w:lang w:val="en-US" w:eastAsia="fr-FR"/>
        </w:rPr>
        <w:t xml:space="preserve"> structure</w:t>
      </w:r>
      <w:r w:rsidRPr="008D5A60">
        <w:rPr>
          <w:lang w:val="en-US" w:eastAsia="fr-FR"/>
        </w:rPr>
        <w:t xml:space="preserve">, in which groups of information are defined using blocks starting with a group name (e.g. </w:t>
      </w:r>
      <w:r w:rsidRPr="008D5A60">
        <w:rPr>
          <w:rFonts w:ascii="Courier New" w:hAnsi="Courier New" w:cs="Courier New"/>
          <w:sz w:val="20"/>
          <w:szCs w:val="20"/>
          <w:lang w:val="en-US" w:eastAsia="fr-FR"/>
        </w:rPr>
        <w:t>$</w:t>
      </w:r>
      <w:proofErr w:type="spellStart"/>
      <w:r w:rsidRPr="008D5A60">
        <w:rPr>
          <w:rFonts w:ascii="Courier New" w:hAnsi="Courier New" w:cs="Courier New"/>
          <w:sz w:val="20"/>
          <w:szCs w:val="20"/>
          <w:lang w:val="en-US" w:eastAsia="fr-FR"/>
        </w:rPr>
        <w:t>GroupName</w:t>
      </w:r>
      <w:proofErr w:type="spellEnd"/>
      <w:r w:rsidRPr="008D5A60">
        <w:rPr>
          <w:lang w:val="en-US" w:eastAsia="fr-FR"/>
        </w:rPr>
        <w:t>) and ending with a slash (</w:t>
      </w:r>
      <w:r w:rsidRPr="008D5A60">
        <w:rPr>
          <w:rFonts w:ascii="Courier New" w:hAnsi="Courier New" w:cs="Courier New"/>
          <w:sz w:val="20"/>
          <w:szCs w:val="20"/>
          <w:lang w:val="en-US" w:eastAsia="fr-FR"/>
        </w:rPr>
        <w:t>/</w:t>
      </w:r>
      <w:r w:rsidRPr="008D5A60">
        <w:rPr>
          <w:lang w:val="en-US" w:eastAsia="fr-FR"/>
        </w:rPr>
        <w:t>).</w:t>
      </w:r>
    </w:p>
    <w:p w14:paraId="4C740464" w14:textId="77777777" w:rsidR="008D5A60" w:rsidRPr="008D5A60" w:rsidRDefault="008D5A60" w:rsidP="008D5A60">
      <w:pPr>
        <w:rPr>
          <w:lang w:val="en-US" w:eastAsia="fr-FR"/>
        </w:rPr>
      </w:pPr>
      <w:r w:rsidRPr="008D5A60">
        <w:rPr>
          <w:lang w:val="en-US" w:eastAsia="fr-FR"/>
        </w:rPr>
        <w:t>The initial groups contain fixed metadata, such as:</w:t>
      </w:r>
    </w:p>
    <w:p w14:paraId="19D9520A" w14:textId="77777777" w:rsidR="008D5A60" w:rsidRPr="008D5A60" w:rsidRDefault="008D5A60" w:rsidP="008D5A60">
      <w:pPr>
        <w:pStyle w:val="Paragraphedeliste"/>
        <w:numPr>
          <w:ilvl w:val="0"/>
          <w:numId w:val="23"/>
        </w:numPr>
        <w:rPr>
          <w:lang w:val="en-US" w:eastAsia="fr-FR"/>
        </w:rPr>
      </w:pPr>
      <w:r w:rsidRPr="008D5A60">
        <w:rPr>
          <w:lang w:val="en-US" w:eastAsia="fr-FR"/>
        </w:rPr>
        <w:t xml:space="preserve">generating </w:t>
      </w:r>
      <w:proofErr w:type="spellStart"/>
      <w:r w:rsidRPr="008D5A60">
        <w:rPr>
          <w:lang w:val="en-US" w:eastAsia="fr-FR"/>
        </w:rPr>
        <w:t>centre</w:t>
      </w:r>
      <w:proofErr w:type="spellEnd"/>
      <w:r w:rsidRPr="008D5A60">
        <w:rPr>
          <w:lang w:val="en-US" w:eastAsia="fr-FR"/>
        </w:rPr>
        <w:t xml:space="preserve"> and sub-</w:t>
      </w:r>
      <w:proofErr w:type="spellStart"/>
      <w:r w:rsidRPr="008D5A60">
        <w:rPr>
          <w:lang w:val="en-US" w:eastAsia="fr-FR"/>
        </w:rPr>
        <w:t>centre</w:t>
      </w:r>
      <w:proofErr w:type="spellEnd"/>
      <w:r w:rsidRPr="008D5A60">
        <w:rPr>
          <w:lang w:val="en-US" w:eastAsia="fr-FR"/>
        </w:rPr>
        <w:t xml:space="preserve"> identifiers; </w:t>
      </w:r>
    </w:p>
    <w:p w14:paraId="412CF7B7" w14:textId="77777777" w:rsidR="008D5A60" w:rsidRPr="008D5A60" w:rsidRDefault="008D5A60" w:rsidP="008D5A60">
      <w:pPr>
        <w:pStyle w:val="Paragraphedeliste"/>
        <w:numPr>
          <w:ilvl w:val="0"/>
          <w:numId w:val="23"/>
        </w:numPr>
        <w:rPr>
          <w:lang w:val="fr-FR" w:eastAsia="fr-FR"/>
        </w:rPr>
      </w:pPr>
      <w:proofErr w:type="gramStart"/>
      <w:r w:rsidRPr="008D5A60">
        <w:rPr>
          <w:lang w:val="fr-FR" w:eastAsia="fr-FR"/>
        </w:rPr>
        <w:t>station</w:t>
      </w:r>
      <w:proofErr w:type="gramEnd"/>
      <w:r w:rsidRPr="008D5A60">
        <w:rPr>
          <w:lang w:val="fr-FR" w:eastAsia="fr-FR"/>
        </w:rPr>
        <w:t xml:space="preserve"> location information; </w:t>
      </w:r>
    </w:p>
    <w:p w14:paraId="7527F627" w14:textId="77777777" w:rsidR="008D5A60" w:rsidRPr="008D5A60" w:rsidRDefault="008D5A60" w:rsidP="008D5A60">
      <w:pPr>
        <w:pStyle w:val="Paragraphedeliste"/>
        <w:numPr>
          <w:ilvl w:val="0"/>
          <w:numId w:val="23"/>
        </w:numPr>
        <w:rPr>
          <w:lang w:val="en-US" w:eastAsia="fr-FR"/>
        </w:rPr>
      </w:pPr>
      <w:r w:rsidRPr="008D5A60">
        <w:rPr>
          <w:lang w:val="en-US" w:eastAsia="fr-FR"/>
        </w:rPr>
        <w:t xml:space="preserve">fixed measurement periods associated with each parameter. </w:t>
      </w:r>
    </w:p>
    <w:p w14:paraId="191B2BBC" w14:textId="77777777" w:rsidR="008D5A60" w:rsidRPr="008D5A60" w:rsidRDefault="008D5A60" w:rsidP="008D5A60">
      <w:pPr>
        <w:rPr>
          <w:lang w:val="en-US" w:eastAsia="fr-FR"/>
        </w:rPr>
      </w:pPr>
      <w:r w:rsidRPr="008D5A60">
        <w:rPr>
          <w:lang w:val="en-US" w:eastAsia="fr-FR"/>
        </w:rPr>
        <w:t xml:space="preserve">The final group, </w:t>
      </w:r>
      <w:r w:rsidRPr="008D5A60">
        <w:rPr>
          <w:rStyle w:val="Rfrencelgre"/>
          <w:rFonts w:eastAsiaTheme="majorEastAsia"/>
        </w:rPr>
        <w:t>$DATA_SECTION</w:t>
      </w:r>
      <w:r w:rsidRPr="008D5A60">
        <w:rPr>
          <w:lang w:val="en-US" w:eastAsia="fr-FR"/>
        </w:rPr>
        <w:t>, contains the actual daily climate values and associated quality flags, separated by semicolons (</w:t>
      </w:r>
      <w:r w:rsidRPr="008D5A60">
        <w:rPr>
          <w:rFonts w:ascii="Courier New" w:hAnsi="Courier New" w:cs="Courier New"/>
          <w:sz w:val="20"/>
          <w:szCs w:val="20"/>
          <w:lang w:val="en-US" w:eastAsia="fr-FR"/>
        </w:rPr>
        <w:t>;</w:t>
      </w:r>
      <w:r w:rsidRPr="008D5A60">
        <w:rPr>
          <w:lang w:val="en-US" w:eastAsia="fr-FR"/>
        </w:rPr>
        <w:t>).</w:t>
      </w:r>
    </w:p>
    <w:p w14:paraId="608B2127" w14:textId="43136978" w:rsidR="008D5A60" w:rsidRDefault="008D5A60" w:rsidP="008D5A60">
      <w:pPr>
        <w:pStyle w:val="Titre3"/>
      </w:pPr>
      <w:bookmarkStart w:id="125" w:name="_Toc230335828"/>
      <w:r>
        <w:t>Format 1 – Fixed observation times</w:t>
      </w:r>
      <w:bookmarkEnd w:id="125"/>
    </w:p>
    <w:p w14:paraId="5AC1F124" w14:textId="3E7B7115" w:rsidR="008D5A60" w:rsidRDefault="008D5A60" w:rsidP="008D5A60">
      <w:r>
        <w:t>In Format 1, the measurement periods are defined in separate groups and are not included in the data section. For example, for maximum temperature:</w:t>
      </w:r>
    </w:p>
    <w:p w14:paraId="7182B723" w14:textId="77777777" w:rsidR="008D5A60" w:rsidRPr="00986C1C" w:rsidRDefault="008D5A60" w:rsidP="00986C1C">
      <w:pPr>
        <w:pStyle w:val="Software"/>
      </w:pPr>
      <w:r w:rsidRPr="00986C1C">
        <w:t>&amp;STIME_TX</w:t>
      </w:r>
    </w:p>
    <w:p w14:paraId="3EB8AB15" w14:textId="77777777" w:rsidR="008D5A60" w:rsidRPr="00986C1C" w:rsidRDefault="008D5A60" w:rsidP="00986C1C">
      <w:pPr>
        <w:pStyle w:val="Software"/>
      </w:pPr>
      <w:r w:rsidRPr="00986C1C">
        <w:t>HOUR=06</w:t>
      </w:r>
    </w:p>
    <w:p w14:paraId="4D8817B9" w14:textId="77777777" w:rsidR="008D5A60" w:rsidRPr="00986C1C" w:rsidRDefault="008D5A60" w:rsidP="00986C1C">
      <w:pPr>
        <w:pStyle w:val="Software"/>
      </w:pPr>
      <w:r w:rsidRPr="00986C1C">
        <w:t>MINUTE=01</w:t>
      </w:r>
    </w:p>
    <w:p w14:paraId="7902FEE7" w14:textId="77777777" w:rsidR="008D5A60" w:rsidRPr="00986C1C" w:rsidRDefault="008D5A60" w:rsidP="00986C1C">
      <w:pPr>
        <w:pStyle w:val="Software"/>
      </w:pPr>
      <w:r w:rsidRPr="00986C1C">
        <w:t>DT=0</w:t>
      </w:r>
    </w:p>
    <w:p w14:paraId="20AE1A55" w14:textId="49ABF9FA" w:rsidR="008D5A60" w:rsidRDefault="008D5A60" w:rsidP="00986C1C">
      <w:pPr>
        <w:pStyle w:val="Software"/>
      </w:pPr>
      <w:r w:rsidRPr="00986C1C">
        <w:t>/</w:t>
      </w:r>
    </w:p>
    <w:p w14:paraId="7BE16B66" w14:textId="77777777" w:rsidR="00986C1C" w:rsidRPr="002875BE" w:rsidRDefault="00986C1C" w:rsidP="00986C1C">
      <w:pPr>
        <w:rPr>
          <w:lang w:val="en-US" w:eastAsia="fr-FR"/>
        </w:rPr>
      </w:pPr>
      <w:r w:rsidRPr="002875BE">
        <w:rPr>
          <w:lang w:val="en-US" w:eastAsia="fr-FR"/>
        </w:rPr>
        <w:t>In this example:</w:t>
      </w:r>
    </w:p>
    <w:p w14:paraId="11E2355F" w14:textId="77777777" w:rsidR="00986C1C" w:rsidRPr="00986C1C" w:rsidRDefault="00986C1C" w:rsidP="00986C1C">
      <w:pPr>
        <w:rPr>
          <w:lang w:val="en-US" w:eastAsia="fr-FR"/>
        </w:rPr>
      </w:pPr>
      <w:r w:rsidRPr="00986C1C">
        <w:rPr>
          <w:rFonts w:ascii="Courier New" w:hAnsi="Courier New" w:cs="Courier New"/>
          <w:sz w:val="20"/>
          <w:szCs w:val="20"/>
          <w:lang w:val="en-US" w:eastAsia="fr-FR"/>
        </w:rPr>
        <w:t>HOUR</w:t>
      </w:r>
      <w:r w:rsidRPr="00986C1C">
        <w:rPr>
          <w:lang w:val="en-US" w:eastAsia="fr-FR"/>
        </w:rPr>
        <w:t xml:space="preserve"> and </w:t>
      </w:r>
      <w:r w:rsidRPr="00986C1C">
        <w:rPr>
          <w:rFonts w:ascii="Courier New" w:hAnsi="Courier New" w:cs="Courier New"/>
          <w:sz w:val="20"/>
          <w:szCs w:val="20"/>
          <w:lang w:val="en-US" w:eastAsia="fr-FR"/>
        </w:rPr>
        <w:t>MINUTE</w:t>
      </w:r>
      <w:r w:rsidRPr="00986C1C">
        <w:rPr>
          <w:lang w:val="en-US" w:eastAsia="fr-FR"/>
        </w:rPr>
        <w:t xml:space="preserve"> define the observation time; </w:t>
      </w:r>
    </w:p>
    <w:p w14:paraId="2E26472B" w14:textId="3EC722B0" w:rsidR="00986C1C" w:rsidRPr="00986C1C" w:rsidRDefault="00986C1C" w:rsidP="00986C1C">
      <w:pPr>
        <w:rPr>
          <w:lang w:val="en-US" w:eastAsia="fr-FR"/>
        </w:rPr>
      </w:pPr>
      <w:r w:rsidRPr="00986C1C">
        <w:rPr>
          <w:rFonts w:ascii="Courier New" w:hAnsi="Courier New" w:cs="Courier New"/>
          <w:sz w:val="20"/>
          <w:szCs w:val="20"/>
          <w:lang w:val="en-US" w:eastAsia="fr-FR"/>
        </w:rPr>
        <w:t>DT = 0</w:t>
      </w:r>
      <w:r w:rsidRPr="00986C1C">
        <w:rPr>
          <w:lang w:val="en-US" w:eastAsia="fr-FR"/>
        </w:rPr>
        <w:t xml:space="preserve"> indicates that the measurement period starts on the current </w:t>
      </w:r>
      <w:r w:rsidR="00741874">
        <w:rPr>
          <w:lang w:val="en-US" w:eastAsia="fr-FR"/>
        </w:rPr>
        <w:t>Attribution day</w:t>
      </w:r>
      <w:r w:rsidRPr="00986C1C">
        <w:rPr>
          <w:lang w:val="en-US" w:eastAsia="fr-FR"/>
        </w:rPr>
        <w:t xml:space="preserve"> (LMTZ); </w:t>
      </w:r>
    </w:p>
    <w:p w14:paraId="0D85054E" w14:textId="77777777" w:rsidR="00986C1C" w:rsidRPr="00986C1C" w:rsidRDefault="00986C1C" w:rsidP="00986C1C">
      <w:pPr>
        <w:rPr>
          <w:lang w:val="en-US" w:eastAsia="fr-FR"/>
        </w:rPr>
      </w:pPr>
      <w:r w:rsidRPr="00986C1C">
        <w:rPr>
          <w:rFonts w:ascii="Courier New" w:hAnsi="Courier New" w:cs="Courier New"/>
          <w:sz w:val="20"/>
          <w:szCs w:val="20"/>
          <w:lang w:val="en-US" w:eastAsia="fr-FR"/>
        </w:rPr>
        <w:t>DT = -1</w:t>
      </w:r>
      <w:r w:rsidRPr="00986C1C">
        <w:rPr>
          <w:lang w:val="en-US" w:eastAsia="fr-FR"/>
        </w:rPr>
        <w:t xml:space="preserve"> indicates that the measurement period starts on the previous day (LMTZ). </w:t>
      </w:r>
    </w:p>
    <w:p w14:paraId="43293C28" w14:textId="77777777" w:rsidR="00986C1C" w:rsidRPr="00986C1C" w:rsidRDefault="00986C1C" w:rsidP="00986C1C">
      <w:pPr>
        <w:rPr>
          <w:lang w:val="en-US" w:eastAsia="fr-FR"/>
        </w:rPr>
      </w:pPr>
      <w:r w:rsidRPr="00986C1C">
        <w:rPr>
          <w:lang w:val="en-US" w:eastAsia="fr-FR"/>
        </w:rPr>
        <w:t>The data section then contains only the reference date and the sequence of values and quality flags:</w:t>
      </w:r>
    </w:p>
    <w:p w14:paraId="1857EC24" w14:textId="77777777" w:rsidR="00986C1C" w:rsidRDefault="00986C1C" w:rsidP="00986C1C">
      <w:pPr>
        <w:pStyle w:val="Software"/>
      </w:pPr>
      <w:r>
        <w:t>&amp;DATA_SECTION</w:t>
      </w:r>
    </w:p>
    <w:p w14:paraId="000ADC6D" w14:textId="77777777" w:rsidR="00986C1C" w:rsidRDefault="00986C1C" w:rsidP="00986C1C">
      <w:pPr>
        <w:pStyle w:val="Software"/>
      </w:pPr>
      <w:proofErr w:type="gramStart"/>
      <w:r>
        <w:t>!date</w:t>
      </w:r>
      <w:proofErr w:type="gramEnd"/>
      <w:r>
        <w:t xml:space="preserve"> ;</w:t>
      </w:r>
      <w:proofErr w:type="spellStart"/>
      <w:r>
        <w:t>rr</w:t>
      </w:r>
      <w:proofErr w:type="spellEnd"/>
      <w:r>
        <w:t xml:space="preserve">(mm); </w:t>
      </w:r>
      <w:proofErr w:type="spellStart"/>
      <w:r>
        <w:t>qrr</w:t>
      </w:r>
      <w:proofErr w:type="spellEnd"/>
      <w:r>
        <w:t xml:space="preserve">;  </w:t>
      </w:r>
      <w:proofErr w:type="spellStart"/>
      <w:r>
        <w:t>ds;qds;tsd;qtsd;tn</w:t>
      </w:r>
      <w:proofErr w:type="spellEnd"/>
      <w:r>
        <w:t>(c);</w:t>
      </w:r>
      <w:proofErr w:type="spellStart"/>
      <w:r>
        <w:t>qtn</w:t>
      </w:r>
      <w:proofErr w:type="spellEnd"/>
      <w:r>
        <w:t xml:space="preserve">; </w:t>
      </w:r>
      <w:proofErr w:type="spellStart"/>
      <w:r>
        <w:t>tx</w:t>
      </w:r>
      <w:proofErr w:type="spellEnd"/>
      <w:r>
        <w:t xml:space="preserve">(c);  </w:t>
      </w:r>
      <w:proofErr w:type="spellStart"/>
      <w:r>
        <w:t>qtx;tm</w:t>
      </w:r>
      <w:proofErr w:type="spellEnd"/>
      <w:r>
        <w:t>(c);</w:t>
      </w:r>
      <w:proofErr w:type="spellStart"/>
      <w:r>
        <w:t>qtm</w:t>
      </w:r>
      <w:proofErr w:type="spellEnd"/>
    </w:p>
    <w:p w14:paraId="3BB6EFAE" w14:textId="77777777" w:rsidR="00986C1C" w:rsidRDefault="00986C1C" w:rsidP="00986C1C">
      <w:pPr>
        <w:pStyle w:val="Software"/>
      </w:pPr>
      <w:r>
        <w:t>20220101 ;2.</w:t>
      </w:r>
      <w:proofErr w:type="gramStart"/>
      <w:r>
        <w:t xml:space="preserve">9;   </w:t>
      </w:r>
      <w:proofErr w:type="gramEnd"/>
      <w:r>
        <w:t>0;   ; 5 ;   ; 5 ;   23.0; 0;   31.9;    0;25.9; 0</w:t>
      </w:r>
    </w:p>
    <w:p w14:paraId="7415B4E2" w14:textId="77777777" w:rsidR="00986C1C" w:rsidRDefault="00986C1C" w:rsidP="00986C1C">
      <w:pPr>
        <w:pStyle w:val="Software"/>
      </w:pPr>
      <w:r>
        <w:t>20220102 ;7,</w:t>
      </w:r>
      <w:proofErr w:type="gramStart"/>
      <w:r>
        <w:t xml:space="preserve">4;   </w:t>
      </w:r>
      <w:proofErr w:type="gramEnd"/>
      <w:r>
        <w:t>0;   ; 5 ;   ; 5 ;   23,4; 0;   32.3;    0;26.3; 0</w:t>
      </w:r>
    </w:p>
    <w:p w14:paraId="7FC9454C" w14:textId="77777777" w:rsidR="00986C1C" w:rsidRDefault="00986C1C" w:rsidP="00986C1C">
      <w:pPr>
        <w:pStyle w:val="Software"/>
      </w:pPr>
      <w:r>
        <w:t>20220103 ;6.</w:t>
      </w:r>
      <w:proofErr w:type="gramStart"/>
      <w:r>
        <w:t xml:space="preserve">0;   </w:t>
      </w:r>
      <w:proofErr w:type="gramEnd"/>
      <w:r>
        <w:t>0;   ; 5 ;   ; 5 ;   22.8; 0;   28.4;    0;24.7; 0</w:t>
      </w:r>
    </w:p>
    <w:p w14:paraId="677476E8" w14:textId="77777777" w:rsidR="00986C1C" w:rsidRDefault="00986C1C" w:rsidP="00986C1C">
      <w:pPr>
        <w:pStyle w:val="Software"/>
      </w:pPr>
      <w:r>
        <w:t>20220104 ;3.</w:t>
      </w:r>
      <w:proofErr w:type="gramStart"/>
      <w:r>
        <w:t xml:space="preserve">3;   </w:t>
      </w:r>
      <w:proofErr w:type="gramEnd"/>
      <w:r>
        <w:t>0;   ; 5 ;   ; 5 ;   21.7; 0;   32.1;    0;25.8; 0</w:t>
      </w:r>
    </w:p>
    <w:p w14:paraId="7A029DAF" w14:textId="77777777" w:rsidR="00986C1C" w:rsidRDefault="00986C1C" w:rsidP="00986C1C">
      <w:pPr>
        <w:pStyle w:val="Software"/>
      </w:pPr>
      <w:r>
        <w:t>20220105 ;1.</w:t>
      </w:r>
      <w:proofErr w:type="gramStart"/>
      <w:r>
        <w:t xml:space="preserve">4;   </w:t>
      </w:r>
      <w:proofErr w:type="gramEnd"/>
      <w:r>
        <w:t>0;   ; 5 ;   ; 5 ;   22.8; 0;   31.5;    0;26.4; 0</w:t>
      </w:r>
    </w:p>
    <w:p w14:paraId="516848FF" w14:textId="77777777" w:rsidR="00986C1C" w:rsidRDefault="00986C1C" w:rsidP="00986C1C">
      <w:pPr>
        <w:pStyle w:val="Software"/>
      </w:pPr>
      <w:r>
        <w:t>20220106 ;0.</w:t>
      </w:r>
      <w:proofErr w:type="gramStart"/>
      <w:r>
        <w:t xml:space="preserve">2;   </w:t>
      </w:r>
      <w:proofErr w:type="gramEnd"/>
      <w:r>
        <w:t>0;   ; 5 ;   ; 5 ;   22.9; 0;   31.9;    0;26.3; 0</w:t>
      </w:r>
    </w:p>
    <w:p w14:paraId="28C53362" w14:textId="77777777" w:rsidR="00986C1C" w:rsidRDefault="00986C1C" w:rsidP="00986C1C">
      <w:pPr>
        <w:pStyle w:val="Software"/>
      </w:pPr>
      <w:r>
        <w:t>20220107 ;0.</w:t>
      </w:r>
      <w:proofErr w:type="gramStart"/>
      <w:r>
        <w:t xml:space="preserve">1;   </w:t>
      </w:r>
      <w:proofErr w:type="gramEnd"/>
      <w:r>
        <w:t>0;   ; 5 ;   ; 5 ;   23.3; 0;   31.7;    0;26.9; 0</w:t>
      </w:r>
    </w:p>
    <w:p w14:paraId="3050FACA" w14:textId="77777777" w:rsidR="00986C1C" w:rsidRDefault="00986C1C" w:rsidP="00986C1C">
      <w:pPr>
        <w:pStyle w:val="Software"/>
      </w:pPr>
      <w:r>
        <w:t>20220108 ;7.</w:t>
      </w:r>
      <w:proofErr w:type="gramStart"/>
      <w:r>
        <w:t xml:space="preserve">4;   </w:t>
      </w:r>
      <w:proofErr w:type="gramEnd"/>
      <w:r>
        <w:t>0;   ; 5 ;   ; 5 ;   22.5; 0;   31.1;    0;25.9; 0</w:t>
      </w:r>
    </w:p>
    <w:p w14:paraId="2DB1D619" w14:textId="77777777" w:rsidR="00986C1C" w:rsidRDefault="00986C1C" w:rsidP="00986C1C">
      <w:pPr>
        <w:pStyle w:val="Software"/>
      </w:pPr>
      <w:r>
        <w:t>/</w:t>
      </w:r>
    </w:p>
    <w:p w14:paraId="4CD2E0F3" w14:textId="77777777" w:rsidR="00986C1C" w:rsidRPr="00986C1C" w:rsidRDefault="00986C1C" w:rsidP="00986C1C">
      <w:pPr>
        <w:rPr>
          <w:lang w:val="fr-FR" w:eastAsia="fr-FR"/>
        </w:rPr>
      </w:pPr>
      <w:proofErr w:type="spellStart"/>
      <w:proofErr w:type="gramStart"/>
      <w:r w:rsidRPr="00986C1C">
        <w:rPr>
          <w:lang w:val="fr-FR" w:eastAsia="fr-FR"/>
        </w:rPr>
        <w:t>Where</w:t>
      </w:r>
      <w:proofErr w:type="spellEnd"/>
      <w:r w:rsidRPr="00986C1C">
        <w:rPr>
          <w:lang w:val="fr-FR" w:eastAsia="fr-FR"/>
        </w:rPr>
        <w:t>:</w:t>
      </w:r>
      <w:proofErr w:type="gramEnd"/>
    </w:p>
    <w:p w14:paraId="510CB114" w14:textId="77777777" w:rsidR="00986C1C" w:rsidRPr="00986C1C" w:rsidRDefault="00986C1C" w:rsidP="00986C1C">
      <w:pPr>
        <w:pStyle w:val="Paragraphedeliste"/>
        <w:numPr>
          <w:ilvl w:val="0"/>
          <w:numId w:val="26"/>
        </w:numPr>
        <w:rPr>
          <w:lang w:val="fr-FR" w:eastAsia="fr-FR"/>
        </w:rPr>
      </w:pPr>
      <w:proofErr w:type="spellStart"/>
      <w:proofErr w:type="gramStart"/>
      <w:r w:rsidRPr="00986C1C">
        <w:rPr>
          <w:rFonts w:ascii="Courier New" w:hAnsi="Courier New" w:cs="Courier New"/>
          <w:sz w:val="20"/>
          <w:szCs w:val="20"/>
          <w:lang w:val="fr-FR" w:eastAsia="fr-FR"/>
        </w:rPr>
        <w:lastRenderedPageBreak/>
        <w:t>rr</w:t>
      </w:r>
      <w:proofErr w:type="spellEnd"/>
      <w:proofErr w:type="gramEnd"/>
      <w:r w:rsidRPr="00986C1C">
        <w:rPr>
          <w:lang w:val="fr-FR" w:eastAsia="fr-FR"/>
        </w:rPr>
        <w:t xml:space="preserve"> = total </w:t>
      </w:r>
      <w:proofErr w:type="spellStart"/>
      <w:r w:rsidRPr="00986C1C">
        <w:rPr>
          <w:lang w:val="fr-FR" w:eastAsia="fr-FR"/>
        </w:rPr>
        <w:t>accumulated</w:t>
      </w:r>
      <w:proofErr w:type="spellEnd"/>
      <w:r w:rsidRPr="00986C1C">
        <w:rPr>
          <w:lang w:val="fr-FR" w:eastAsia="fr-FR"/>
        </w:rPr>
        <w:t xml:space="preserve"> </w:t>
      </w:r>
      <w:proofErr w:type="spellStart"/>
      <w:r w:rsidRPr="00986C1C">
        <w:rPr>
          <w:lang w:val="fr-FR" w:eastAsia="fr-FR"/>
        </w:rPr>
        <w:t>precipitation</w:t>
      </w:r>
      <w:proofErr w:type="spellEnd"/>
      <w:r w:rsidRPr="00986C1C">
        <w:rPr>
          <w:lang w:val="fr-FR" w:eastAsia="fr-FR"/>
        </w:rPr>
        <w:t xml:space="preserve"> </w:t>
      </w:r>
    </w:p>
    <w:p w14:paraId="6EF22E32" w14:textId="77777777" w:rsidR="00986C1C" w:rsidRPr="00986C1C" w:rsidRDefault="00986C1C" w:rsidP="00986C1C">
      <w:pPr>
        <w:pStyle w:val="Paragraphedeliste"/>
        <w:numPr>
          <w:ilvl w:val="0"/>
          <w:numId w:val="26"/>
        </w:numPr>
        <w:rPr>
          <w:lang w:val="fr-FR" w:eastAsia="fr-FR"/>
        </w:rPr>
      </w:pPr>
      <w:proofErr w:type="spellStart"/>
      <w:proofErr w:type="gramStart"/>
      <w:r w:rsidRPr="00986C1C">
        <w:rPr>
          <w:rFonts w:ascii="Courier New" w:hAnsi="Courier New" w:cs="Courier New"/>
          <w:sz w:val="20"/>
          <w:szCs w:val="20"/>
          <w:lang w:val="fr-FR" w:eastAsia="fr-FR"/>
        </w:rPr>
        <w:t>ds</w:t>
      </w:r>
      <w:proofErr w:type="spellEnd"/>
      <w:proofErr w:type="gramEnd"/>
      <w:r w:rsidRPr="00986C1C">
        <w:rPr>
          <w:lang w:val="fr-FR" w:eastAsia="fr-FR"/>
        </w:rPr>
        <w:t xml:space="preserve"> = </w:t>
      </w:r>
      <w:proofErr w:type="spellStart"/>
      <w:r w:rsidRPr="00986C1C">
        <w:rPr>
          <w:lang w:val="fr-FR" w:eastAsia="fr-FR"/>
        </w:rPr>
        <w:t>fresh</w:t>
      </w:r>
      <w:proofErr w:type="spellEnd"/>
      <w:r w:rsidRPr="00986C1C">
        <w:rPr>
          <w:lang w:val="fr-FR" w:eastAsia="fr-FR"/>
        </w:rPr>
        <w:t xml:space="preserve"> </w:t>
      </w:r>
      <w:proofErr w:type="spellStart"/>
      <w:r w:rsidRPr="00986C1C">
        <w:rPr>
          <w:lang w:val="fr-FR" w:eastAsia="fr-FR"/>
        </w:rPr>
        <w:t>snow</w:t>
      </w:r>
      <w:proofErr w:type="spellEnd"/>
      <w:r w:rsidRPr="00986C1C">
        <w:rPr>
          <w:lang w:val="fr-FR" w:eastAsia="fr-FR"/>
        </w:rPr>
        <w:t xml:space="preserve"> </w:t>
      </w:r>
    </w:p>
    <w:p w14:paraId="5BE31D83" w14:textId="77777777" w:rsidR="00986C1C" w:rsidRPr="00986C1C" w:rsidRDefault="00986C1C" w:rsidP="00986C1C">
      <w:pPr>
        <w:pStyle w:val="Paragraphedeliste"/>
        <w:numPr>
          <w:ilvl w:val="0"/>
          <w:numId w:val="26"/>
        </w:numPr>
        <w:rPr>
          <w:lang w:val="fr-FR" w:eastAsia="fr-FR"/>
        </w:rPr>
      </w:pPr>
      <w:proofErr w:type="spellStart"/>
      <w:proofErr w:type="gramStart"/>
      <w:r w:rsidRPr="00986C1C">
        <w:rPr>
          <w:rFonts w:ascii="Courier New" w:hAnsi="Courier New" w:cs="Courier New"/>
          <w:sz w:val="20"/>
          <w:szCs w:val="20"/>
          <w:lang w:val="fr-FR" w:eastAsia="fr-FR"/>
        </w:rPr>
        <w:t>tsd</w:t>
      </w:r>
      <w:proofErr w:type="spellEnd"/>
      <w:proofErr w:type="gramEnd"/>
      <w:r w:rsidRPr="00986C1C">
        <w:rPr>
          <w:lang w:val="fr-FR" w:eastAsia="fr-FR"/>
        </w:rPr>
        <w:t xml:space="preserve"> = total </w:t>
      </w:r>
      <w:proofErr w:type="spellStart"/>
      <w:r w:rsidRPr="00986C1C">
        <w:rPr>
          <w:lang w:val="fr-FR" w:eastAsia="fr-FR"/>
        </w:rPr>
        <w:t>snow</w:t>
      </w:r>
      <w:proofErr w:type="spellEnd"/>
      <w:r w:rsidRPr="00986C1C">
        <w:rPr>
          <w:lang w:val="fr-FR" w:eastAsia="fr-FR"/>
        </w:rPr>
        <w:t xml:space="preserve"> </w:t>
      </w:r>
      <w:proofErr w:type="spellStart"/>
      <w:r w:rsidRPr="00986C1C">
        <w:rPr>
          <w:lang w:val="fr-FR" w:eastAsia="fr-FR"/>
        </w:rPr>
        <w:t>depth</w:t>
      </w:r>
      <w:proofErr w:type="spellEnd"/>
      <w:r w:rsidRPr="00986C1C">
        <w:rPr>
          <w:lang w:val="fr-FR" w:eastAsia="fr-FR"/>
        </w:rPr>
        <w:t xml:space="preserve"> </w:t>
      </w:r>
    </w:p>
    <w:p w14:paraId="32F0136A" w14:textId="77777777" w:rsidR="00986C1C" w:rsidRPr="00986C1C" w:rsidRDefault="00986C1C" w:rsidP="00986C1C">
      <w:pPr>
        <w:pStyle w:val="Paragraphedeliste"/>
        <w:numPr>
          <w:ilvl w:val="0"/>
          <w:numId w:val="26"/>
        </w:numPr>
        <w:rPr>
          <w:lang w:val="fr-FR" w:eastAsia="fr-FR"/>
        </w:rPr>
      </w:pPr>
      <w:proofErr w:type="spellStart"/>
      <w:proofErr w:type="gramStart"/>
      <w:r w:rsidRPr="00986C1C">
        <w:rPr>
          <w:rFonts w:ascii="Courier New" w:hAnsi="Courier New" w:cs="Courier New"/>
          <w:sz w:val="20"/>
          <w:szCs w:val="20"/>
          <w:lang w:val="fr-FR" w:eastAsia="fr-FR"/>
        </w:rPr>
        <w:t>tn</w:t>
      </w:r>
      <w:proofErr w:type="spellEnd"/>
      <w:proofErr w:type="gramEnd"/>
      <w:r w:rsidRPr="00986C1C">
        <w:rPr>
          <w:lang w:val="fr-FR" w:eastAsia="fr-FR"/>
        </w:rPr>
        <w:t xml:space="preserve"> = minimum </w:t>
      </w:r>
      <w:proofErr w:type="spellStart"/>
      <w:r w:rsidRPr="00986C1C">
        <w:rPr>
          <w:lang w:val="fr-FR" w:eastAsia="fr-FR"/>
        </w:rPr>
        <w:t>temperature</w:t>
      </w:r>
      <w:proofErr w:type="spellEnd"/>
      <w:r w:rsidRPr="00986C1C">
        <w:rPr>
          <w:lang w:val="fr-FR" w:eastAsia="fr-FR"/>
        </w:rPr>
        <w:t xml:space="preserve"> </w:t>
      </w:r>
    </w:p>
    <w:p w14:paraId="3F25A7C5" w14:textId="77777777" w:rsidR="00986C1C" w:rsidRPr="00986C1C" w:rsidRDefault="00986C1C" w:rsidP="00986C1C">
      <w:pPr>
        <w:pStyle w:val="Paragraphedeliste"/>
        <w:numPr>
          <w:ilvl w:val="0"/>
          <w:numId w:val="26"/>
        </w:numPr>
        <w:rPr>
          <w:lang w:val="fr-FR" w:eastAsia="fr-FR"/>
        </w:rPr>
      </w:pPr>
      <w:proofErr w:type="spellStart"/>
      <w:proofErr w:type="gramStart"/>
      <w:r w:rsidRPr="00986C1C">
        <w:rPr>
          <w:rFonts w:ascii="Courier New" w:hAnsi="Courier New" w:cs="Courier New"/>
          <w:sz w:val="20"/>
          <w:szCs w:val="20"/>
          <w:lang w:val="fr-FR" w:eastAsia="fr-FR"/>
        </w:rPr>
        <w:t>tx</w:t>
      </w:r>
      <w:proofErr w:type="spellEnd"/>
      <w:proofErr w:type="gramEnd"/>
      <w:r w:rsidRPr="00986C1C">
        <w:rPr>
          <w:lang w:val="fr-FR" w:eastAsia="fr-FR"/>
        </w:rPr>
        <w:t xml:space="preserve"> = maximum </w:t>
      </w:r>
      <w:proofErr w:type="spellStart"/>
      <w:r w:rsidRPr="00986C1C">
        <w:rPr>
          <w:lang w:val="fr-FR" w:eastAsia="fr-FR"/>
        </w:rPr>
        <w:t>temperature</w:t>
      </w:r>
      <w:proofErr w:type="spellEnd"/>
      <w:r w:rsidRPr="00986C1C">
        <w:rPr>
          <w:lang w:val="fr-FR" w:eastAsia="fr-FR"/>
        </w:rPr>
        <w:t xml:space="preserve"> </w:t>
      </w:r>
    </w:p>
    <w:p w14:paraId="22A1F760" w14:textId="77777777" w:rsidR="00986C1C" w:rsidRPr="00986C1C" w:rsidRDefault="00986C1C" w:rsidP="00986C1C">
      <w:pPr>
        <w:pStyle w:val="Paragraphedeliste"/>
        <w:numPr>
          <w:ilvl w:val="0"/>
          <w:numId w:val="26"/>
        </w:numPr>
        <w:rPr>
          <w:lang w:val="fr-FR" w:eastAsia="fr-FR"/>
        </w:rPr>
      </w:pPr>
      <w:proofErr w:type="spellStart"/>
      <w:proofErr w:type="gramStart"/>
      <w:r w:rsidRPr="00986C1C">
        <w:rPr>
          <w:rFonts w:ascii="Courier New" w:hAnsi="Courier New" w:cs="Courier New"/>
          <w:sz w:val="20"/>
          <w:szCs w:val="20"/>
          <w:lang w:val="fr-FR" w:eastAsia="fr-FR"/>
        </w:rPr>
        <w:t>tm</w:t>
      </w:r>
      <w:proofErr w:type="spellEnd"/>
      <w:proofErr w:type="gramEnd"/>
      <w:r w:rsidRPr="00986C1C">
        <w:rPr>
          <w:lang w:val="fr-FR" w:eastAsia="fr-FR"/>
        </w:rPr>
        <w:t xml:space="preserve"> = </w:t>
      </w:r>
      <w:proofErr w:type="spellStart"/>
      <w:r w:rsidRPr="00986C1C">
        <w:rPr>
          <w:lang w:val="fr-FR" w:eastAsia="fr-FR"/>
        </w:rPr>
        <w:t>mean</w:t>
      </w:r>
      <w:proofErr w:type="spellEnd"/>
      <w:r w:rsidRPr="00986C1C">
        <w:rPr>
          <w:lang w:val="fr-FR" w:eastAsia="fr-FR"/>
        </w:rPr>
        <w:t xml:space="preserve"> </w:t>
      </w:r>
      <w:proofErr w:type="spellStart"/>
      <w:r w:rsidRPr="00986C1C">
        <w:rPr>
          <w:lang w:val="fr-FR" w:eastAsia="fr-FR"/>
        </w:rPr>
        <w:t>temperature</w:t>
      </w:r>
      <w:proofErr w:type="spellEnd"/>
      <w:r w:rsidRPr="00986C1C">
        <w:rPr>
          <w:lang w:val="fr-FR" w:eastAsia="fr-FR"/>
        </w:rPr>
        <w:t xml:space="preserve"> </w:t>
      </w:r>
    </w:p>
    <w:p w14:paraId="3A9BEA4D" w14:textId="77777777" w:rsidR="00986C1C" w:rsidRPr="00986C1C" w:rsidRDefault="00986C1C" w:rsidP="00986C1C">
      <w:pPr>
        <w:rPr>
          <w:lang w:val="en-US" w:eastAsia="fr-FR"/>
        </w:rPr>
      </w:pPr>
      <w:r w:rsidRPr="00986C1C">
        <w:rPr>
          <w:lang w:val="en-US" w:eastAsia="fr-FR"/>
        </w:rPr>
        <w:t xml:space="preserve">Quality flags are indicated using the prefix </w:t>
      </w:r>
      <w:r w:rsidRPr="00986C1C">
        <w:rPr>
          <w:rFonts w:ascii="Courier New" w:hAnsi="Courier New" w:cs="Courier New"/>
          <w:sz w:val="20"/>
          <w:szCs w:val="20"/>
          <w:lang w:val="en-US" w:eastAsia="fr-FR"/>
        </w:rPr>
        <w:t>q</w:t>
      </w:r>
      <w:r w:rsidRPr="00986C1C">
        <w:rPr>
          <w:lang w:val="en-US" w:eastAsia="fr-FR"/>
        </w:rPr>
        <w:t xml:space="preserve"> (e.g. </w:t>
      </w:r>
      <w:proofErr w:type="spellStart"/>
      <w:r w:rsidRPr="00986C1C">
        <w:rPr>
          <w:rFonts w:ascii="Courier New" w:hAnsi="Courier New" w:cs="Courier New"/>
          <w:sz w:val="20"/>
          <w:szCs w:val="20"/>
          <w:lang w:val="en-US" w:eastAsia="fr-FR"/>
        </w:rPr>
        <w:t>qrr</w:t>
      </w:r>
      <w:proofErr w:type="spellEnd"/>
      <w:r w:rsidRPr="00986C1C">
        <w:rPr>
          <w:lang w:val="en-US" w:eastAsia="fr-FR"/>
        </w:rPr>
        <w:t xml:space="preserve">, </w:t>
      </w:r>
      <w:proofErr w:type="spellStart"/>
      <w:r w:rsidRPr="00986C1C">
        <w:rPr>
          <w:rFonts w:ascii="Courier New" w:hAnsi="Courier New" w:cs="Courier New"/>
          <w:sz w:val="20"/>
          <w:szCs w:val="20"/>
          <w:lang w:val="en-US" w:eastAsia="fr-FR"/>
        </w:rPr>
        <w:t>qtn</w:t>
      </w:r>
      <w:proofErr w:type="spellEnd"/>
      <w:r w:rsidRPr="00986C1C">
        <w:rPr>
          <w:lang w:val="en-US" w:eastAsia="fr-FR"/>
        </w:rPr>
        <w:t>, etc.).</w:t>
      </w:r>
    </w:p>
    <w:p w14:paraId="0A78704E" w14:textId="77777777" w:rsidR="00986C1C" w:rsidRPr="00986C1C" w:rsidRDefault="00986C1C" w:rsidP="00986C1C">
      <w:pPr>
        <w:rPr>
          <w:lang w:val="en-US" w:eastAsia="fr-FR"/>
        </w:rPr>
      </w:pPr>
      <w:r w:rsidRPr="00986C1C">
        <w:rPr>
          <w:lang w:val="en-US" w:eastAsia="fr-FR"/>
        </w:rPr>
        <w:t>The software uses the fixed observation times and the reference date to compute the start and end times required for DAYCLI BUFR encoding.</w:t>
      </w:r>
    </w:p>
    <w:p w14:paraId="65A1B506" w14:textId="59432C59" w:rsidR="00986C1C" w:rsidRPr="00986C1C" w:rsidRDefault="00986C1C" w:rsidP="00986C1C">
      <w:pPr>
        <w:rPr>
          <w:lang w:val="en-US"/>
        </w:rPr>
      </w:pPr>
    </w:p>
    <w:p w14:paraId="01094919" w14:textId="3735FC07" w:rsidR="00986C1C" w:rsidRDefault="00986C1C" w:rsidP="00986C1C">
      <w:pPr>
        <w:pStyle w:val="Titre3"/>
      </w:pPr>
      <w:bookmarkStart w:id="126" w:name="_Toc230335829"/>
      <w:r>
        <w:t>Format 2 -Explicit measurement intervals</w:t>
      </w:r>
      <w:bookmarkEnd w:id="126"/>
    </w:p>
    <w:p w14:paraId="05666E9E" w14:textId="4F2E4531" w:rsidR="00986C1C" w:rsidRDefault="00986C1C" w:rsidP="00986C1C">
      <w:r>
        <w:t>In Format 2, the measurement periods are explicitly defined within the data section. Each parameter is associated with its own time interval, value and quality flag.</w:t>
      </w:r>
    </w:p>
    <w:p w14:paraId="75C6BE5E" w14:textId="77777777" w:rsidR="00986C1C" w:rsidRDefault="00986C1C" w:rsidP="00986C1C">
      <w:pPr>
        <w:pStyle w:val="Software"/>
      </w:pPr>
      <w:r>
        <w:t>&amp;DATA_SECTION !!</w:t>
      </w:r>
      <w:proofErr w:type="gramStart"/>
      <w:r>
        <w:t>date;interval</w:t>
      </w:r>
      <w:proofErr w:type="gramEnd"/>
      <w:r>
        <w:t>;tsd;qtsd;interval;rr;qrr;interval;fsd;qfsd;interval;tx;qtx;interval;tn;qtn;interval;tm;qtm</w:t>
      </w:r>
    </w:p>
    <w:p w14:paraId="64821CE0" w14:textId="77777777" w:rsidR="00986C1C" w:rsidRPr="00B13F70" w:rsidRDefault="00986C1C" w:rsidP="00986C1C">
      <w:pPr>
        <w:pStyle w:val="Software"/>
        <w:rPr>
          <w:lang w:val="fr-FR"/>
        </w:rPr>
      </w:pPr>
      <w:proofErr w:type="gramStart"/>
      <w:r w:rsidRPr="00B13F70">
        <w:rPr>
          <w:lang w:val="fr-FR"/>
        </w:rPr>
        <w:t>20220401;</w:t>
      </w:r>
      <w:proofErr w:type="gramEnd"/>
      <w:r w:rsidRPr="00B13F70">
        <w:rPr>
          <w:lang w:val="fr-FR"/>
        </w:rPr>
        <w:t>20220401T0601;0;7;20220401T0601-20220402T0600;15.5;0;20220401T0601-20220402T0600;0;7;20220401T0601-20220402T0600;278.95;0;20200331T1801-20220401T1800;273.35;0;20220401T0001-20220402T0000;275.05;0</w:t>
      </w:r>
    </w:p>
    <w:p w14:paraId="6E9A999C" w14:textId="77777777" w:rsidR="00986C1C" w:rsidRPr="00B13F70" w:rsidRDefault="00986C1C" w:rsidP="00986C1C">
      <w:pPr>
        <w:pStyle w:val="Software"/>
        <w:rPr>
          <w:lang w:val="fr-FR"/>
        </w:rPr>
      </w:pPr>
      <w:proofErr w:type="gramStart"/>
      <w:r w:rsidRPr="00B13F70">
        <w:rPr>
          <w:lang w:val="fr-FR"/>
        </w:rPr>
        <w:t>20220402;</w:t>
      </w:r>
      <w:proofErr w:type="gramEnd"/>
      <w:r w:rsidRPr="00B13F70">
        <w:rPr>
          <w:lang w:val="fr-FR"/>
        </w:rPr>
        <w:t>20220402T0601;0;7;20220402T0601-20220403T0600;1.9;0;20220402T0601-20220403T0600;1;7;20220402T0601-20220403T0600;277.65;0;20220401T1801-20220402T1800;274.05;0;20220402T0001-20220403T0000;275.85;0</w:t>
      </w:r>
    </w:p>
    <w:p w14:paraId="3C03E684" w14:textId="77777777" w:rsidR="00986C1C" w:rsidRDefault="00986C1C" w:rsidP="00986C1C">
      <w:pPr>
        <w:pStyle w:val="Software"/>
      </w:pPr>
      <w:r>
        <w:t>/</w:t>
      </w:r>
    </w:p>
    <w:p w14:paraId="3D2143C4" w14:textId="058B9C9B" w:rsidR="00986C1C" w:rsidRDefault="00986C1C" w:rsidP="00986C1C">
      <w:r>
        <w:t>In this case, the software directly encodes the provided time intervals into the DAYCLI BUFR message without performing additional calculations.</w:t>
      </w:r>
    </w:p>
    <w:p w14:paraId="5803A326" w14:textId="673B82F6" w:rsidR="00986C1C" w:rsidRDefault="00986C1C" w:rsidP="00986C1C">
      <w:pPr>
        <w:pStyle w:val="Titre2"/>
      </w:pPr>
      <w:bookmarkStart w:id="127" w:name="_Toc230335830"/>
      <w:r>
        <w:t>Additional information</w:t>
      </w:r>
      <w:bookmarkEnd w:id="127"/>
    </w:p>
    <w:p w14:paraId="711BF8D9" w14:textId="2EAFA1CD" w:rsidR="00986C1C" w:rsidRPr="00986C1C" w:rsidRDefault="00986C1C" w:rsidP="00986C1C">
      <w:r>
        <w:t>Further details and updates are available via the software repository.</w:t>
      </w:r>
    </w:p>
    <w:bookmarkEnd w:id="0"/>
    <w:p w14:paraId="42ED4D7C" w14:textId="22B11412" w:rsidR="0063128F" w:rsidRPr="000659C3" w:rsidRDefault="000274B1" w:rsidP="000659C3">
      <w:pPr>
        <w:jc w:val="left"/>
        <w:rPr>
          <w:lang w:val="en-US"/>
        </w:rPr>
      </w:pPr>
      <w:r>
        <w:rPr>
          <w:lang w:val="en-US"/>
        </w:rPr>
        <w:br w:type="page"/>
      </w:r>
    </w:p>
    <w:p w14:paraId="06535F02" w14:textId="7C800D3C" w:rsidR="007A48DE" w:rsidRDefault="0063128F" w:rsidP="0063128F">
      <w:pPr>
        <w:pStyle w:val="Titre1"/>
        <w:rPr>
          <w:lang w:val="en-US"/>
        </w:rPr>
      </w:pPr>
      <w:bookmarkStart w:id="128" w:name="_Toc230335831"/>
      <w:r>
        <w:rPr>
          <w:lang w:val="en-US"/>
        </w:rPr>
        <w:lastRenderedPageBreak/>
        <w:t>Annex D Siting and measurement quality classification for temperature</w:t>
      </w:r>
      <w:bookmarkEnd w:id="128"/>
    </w:p>
    <w:p w14:paraId="6BA9C3EC" w14:textId="77777777" w:rsidR="0063128F" w:rsidRPr="0063128F" w:rsidRDefault="0063128F" w:rsidP="0063128F">
      <w:pPr>
        <w:kinsoku w:val="0"/>
        <w:overflowPunct w:val="0"/>
        <w:autoSpaceDE w:val="0"/>
        <w:autoSpaceDN w:val="0"/>
        <w:adjustRightInd w:val="0"/>
        <w:spacing w:before="3" w:after="0" w:line="240" w:lineRule="auto"/>
        <w:jc w:val="left"/>
        <w:rPr>
          <w:rFonts w:ascii="Times New Roman" w:hAnsi="Times New Roman" w:cs="Times New Roman"/>
          <w:kern w:val="0"/>
          <w:sz w:val="13"/>
          <w:szCs w:val="13"/>
          <w:lang w:val="en-US"/>
        </w:rPr>
      </w:pPr>
    </w:p>
    <w:tbl>
      <w:tblPr>
        <w:tblW w:w="0" w:type="auto"/>
        <w:tblInd w:w="119" w:type="dxa"/>
        <w:tblLayout w:type="fixed"/>
        <w:tblCellMar>
          <w:left w:w="0" w:type="dxa"/>
          <w:right w:w="0" w:type="dxa"/>
        </w:tblCellMar>
        <w:tblLook w:val="0000" w:firstRow="0" w:lastRow="0" w:firstColumn="0" w:lastColumn="0" w:noHBand="0" w:noVBand="0"/>
      </w:tblPr>
      <w:tblGrid>
        <w:gridCol w:w="1383"/>
        <w:gridCol w:w="7847"/>
      </w:tblGrid>
      <w:tr w:rsidR="0063128F" w:rsidRPr="0063128F" w14:paraId="1E3EA4B6" w14:textId="77777777">
        <w:trPr>
          <w:trHeight w:hRule="exact" w:val="284"/>
        </w:trPr>
        <w:tc>
          <w:tcPr>
            <w:tcW w:w="1383" w:type="dxa"/>
            <w:tcBorders>
              <w:top w:val="single" w:sz="4" w:space="0" w:color="000000"/>
              <w:left w:val="nil"/>
              <w:bottom w:val="nil"/>
              <w:right w:val="nil"/>
            </w:tcBorders>
          </w:tcPr>
          <w:p w14:paraId="6ACE2653" w14:textId="77777777" w:rsidR="0063128F" w:rsidRPr="0063128F" w:rsidRDefault="0063128F" w:rsidP="0063128F">
            <w:pPr>
              <w:kinsoku w:val="0"/>
              <w:overflowPunct w:val="0"/>
              <w:autoSpaceDE w:val="0"/>
              <w:autoSpaceDN w:val="0"/>
              <w:adjustRightInd w:val="0"/>
              <w:spacing w:before="24"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0</w:t>
            </w:r>
          </w:p>
        </w:tc>
        <w:tc>
          <w:tcPr>
            <w:tcW w:w="7847" w:type="dxa"/>
            <w:tcBorders>
              <w:top w:val="single" w:sz="4" w:space="0" w:color="000000"/>
              <w:left w:val="nil"/>
              <w:bottom w:val="nil"/>
              <w:right w:val="nil"/>
            </w:tcBorders>
          </w:tcPr>
          <w:p w14:paraId="01A12615" w14:textId="77777777" w:rsidR="0063128F" w:rsidRPr="0063128F" w:rsidRDefault="0063128F" w:rsidP="0063128F">
            <w:pPr>
              <w:kinsoku w:val="0"/>
              <w:overflowPunct w:val="0"/>
              <w:autoSpaceDE w:val="0"/>
              <w:autoSpaceDN w:val="0"/>
              <w:adjustRightInd w:val="0"/>
              <w:spacing w:before="24" w:after="0" w:line="240" w:lineRule="auto"/>
              <w:ind w:left="260"/>
              <w:jc w:val="left"/>
              <w:rPr>
                <w:rFonts w:ascii="Times New Roman" w:hAnsi="Times New Roman" w:cs="Times New Roman"/>
                <w:kern w:val="0"/>
                <w:sz w:val="24"/>
                <w:szCs w:val="24"/>
                <w:lang w:val="fr-FR"/>
              </w:rPr>
            </w:pPr>
            <w:proofErr w:type="spellStart"/>
            <w:r w:rsidRPr="0063128F">
              <w:rPr>
                <w:rFonts w:ascii="Verdana" w:hAnsi="Verdana" w:cs="Verdana"/>
                <w:spacing w:val="-1"/>
                <w:kern w:val="0"/>
                <w:sz w:val="18"/>
                <w:szCs w:val="18"/>
                <w:lang w:val="fr-FR"/>
              </w:rPr>
              <w:t>Reserved</w:t>
            </w:r>
            <w:proofErr w:type="spellEnd"/>
          </w:p>
        </w:tc>
      </w:tr>
      <w:tr w:rsidR="0063128F" w:rsidRPr="0063128F" w14:paraId="7763CCD2" w14:textId="77777777">
        <w:trPr>
          <w:trHeight w:hRule="exact" w:val="275"/>
        </w:trPr>
        <w:tc>
          <w:tcPr>
            <w:tcW w:w="1383" w:type="dxa"/>
            <w:tcBorders>
              <w:top w:val="nil"/>
              <w:left w:val="nil"/>
              <w:bottom w:val="nil"/>
              <w:right w:val="nil"/>
            </w:tcBorders>
          </w:tcPr>
          <w:p w14:paraId="64418C9E" w14:textId="77777777" w:rsidR="0063128F" w:rsidRPr="0063128F" w:rsidRDefault="0063128F" w:rsidP="0063128F">
            <w:pPr>
              <w:kinsoku w:val="0"/>
              <w:overflowPunct w:val="0"/>
              <w:autoSpaceDE w:val="0"/>
              <w:autoSpaceDN w:val="0"/>
              <w:adjustRightInd w:val="0"/>
              <w:spacing w:before="16"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w:t>
            </w:r>
          </w:p>
        </w:tc>
        <w:tc>
          <w:tcPr>
            <w:tcW w:w="7847" w:type="dxa"/>
            <w:tcBorders>
              <w:top w:val="nil"/>
              <w:left w:val="nil"/>
              <w:bottom w:val="nil"/>
              <w:right w:val="nil"/>
            </w:tcBorders>
          </w:tcPr>
          <w:p w14:paraId="41BC7F13" w14:textId="77777777" w:rsidR="0063128F" w:rsidRPr="0063128F" w:rsidRDefault="0063128F" w:rsidP="0063128F">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1A</w:t>
            </w:r>
          </w:p>
        </w:tc>
      </w:tr>
      <w:tr w:rsidR="0063128F" w:rsidRPr="0063128F" w14:paraId="3540700E" w14:textId="77777777">
        <w:trPr>
          <w:trHeight w:hRule="exact" w:val="275"/>
        </w:trPr>
        <w:tc>
          <w:tcPr>
            <w:tcW w:w="1383" w:type="dxa"/>
            <w:tcBorders>
              <w:top w:val="nil"/>
              <w:left w:val="nil"/>
              <w:bottom w:val="nil"/>
              <w:right w:val="nil"/>
            </w:tcBorders>
          </w:tcPr>
          <w:p w14:paraId="4AB59B16" w14:textId="77777777" w:rsidR="0063128F" w:rsidRPr="0063128F" w:rsidRDefault="0063128F" w:rsidP="0063128F">
            <w:pPr>
              <w:kinsoku w:val="0"/>
              <w:overflowPunct w:val="0"/>
              <w:autoSpaceDE w:val="0"/>
              <w:autoSpaceDN w:val="0"/>
              <w:adjustRightInd w:val="0"/>
              <w:spacing w:before="14"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w:t>
            </w:r>
          </w:p>
        </w:tc>
        <w:tc>
          <w:tcPr>
            <w:tcW w:w="7847" w:type="dxa"/>
            <w:tcBorders>
              <w:top w:val="nil"/>
              <w:left w:val="nil"/>
              <w:bottom w:val="nil"/>
              <w:right w:val="nil"/>
            </w:tcBorders>
          </w:tcPr>
          <w:p w14:paraId="340B6C24" w14:textId="77777777" w:rsidR="0063128F" w:rsidRPr="0063128F" w:rsidRDefault="0063128F" w:rsidP="0063128F">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1B</w:t>
            </w:r>
          </w:p>
        </w:tc>
      </w:tr>
      <w:tr w:rsidR="0063128F" w:rsidRPr="0063128F" w14:paraId="35EECCCA" w14:textId="77777777">
        <w:trPr>
          <w:trHeight w:hRule="exact" w:val="275"/>
        </w:trPr>
        <w:tc>
          <w:tcPr>
            <w:tcW w:w="1383" w:type="dxa"/>
            <w:tcBorders>
              <w:top w:val="nil"/>
              <w:left w:val="nil"/>
              <w:bottom w:val="nil"/>
              <w:right w:val="nil"/>
            </w:tcBorders>
          </w:tcPr>
          <w:p w14:paraId="04178DCD" w14:textId="77777777" w:rsidR="0063128F" w:rsidRPr="0063128F" w:rsidRDefault="0063128F" w:rsidP="0063128F">
            <w:pPr>
              <w:kinsoku w:val="0"/>
              <w:overflowPunct w:val="0"/>
              <w:autoSpaceDE w:val="0"/>
              <w:autoSpaceDN w:val="0"/>
              <w:adjustRightInd w:val="0"/>
              <w:spacing w:before="16"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3</w:t>
            </w:r>
          </w:p>
        </w:tc>
        <w:tc>
          <w:tcPr>
            <w:tcW w:w="7847" w:type="dxa"/>
            <w:tcBorders>
              <w:top w:val="nil"/>
              <w:left w:val="nil"/>
              <w:bottom w:val="nil"/>
              <w:right w:val="nil"/>
            </w:tcBorders>
          </w:tcPr>
          <w:p w14:paraId="16A7943E" w14:textId="77777777" w:rsidR="0063128F" w:rsidRPr="0063128F" w:rsidRDefault="0063128F" w:rsidP="0063128F">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1C</w:t>
            </w:r>
          </w:p>
        </w:tc>
      </w:tr>
      <w:tr w:rsidR="0063128F" w:rsidRPr="0063128F" w14:paraId="2C5422CD" w14:textId="77777777">
        <w:trPr>
          <w:trHeight w:hRule="exact" w:val="275"/>
        </w:trPr>
        <w:tc>
          <w:tcPr>
            <w:tcW w:w="1383" w:type="dxa"/>
            <w:tcBorders>
              <w:top w:val="nil"/>
              <w:left w:val="nil"/>
              <w:bottom w:val="nil"/>
              <w:right w:val="nil"/>
            </w:tcBorders>
          </w:tcPr>
          <w:p w14:paraId="2533390D" w14:textId="77777777" w:rsidR="0063128F" w:rsidRPr="0063128F" w:rsidRDefault="0063128F" w:rsidP="0063128F">
            <w:pPr>
              <w:kinsoku w:val="0"/>
              <w:overflowPunct w:val="0"/>
              <w:autoSpaceDE w:val="0"/>
              <w:autoSpaceDN w:val="0"/>
              <w:adjustRightInd w:val="0"/>
              <w:spacing w:before="14"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4</w:t>
            </w:r>
          </w:p>
        </w:tc>
        <w:tc>
          <w:tcPr>
            <w:tcW w:w="7847" w:type="dxa"/>
            <w:tcBorders>
              <w:top w:val="nil"/>
              <w:left w:val="nil"/>
              <w:bottom w:val="nil"/>
              <w:right w:val="nil"/>
            </w:tcBorders>
          </w:tcPr>
          <w:p w14:paraId="39206F21" w14:textId="77777777" w:rsidR="0063128F" w:rsidRPr="0063128F" w:rsidRDefault="0063128F" w:rsidP="0063128F">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1D</w:t>
            </w:r>
          </w:p>
        </w:tc>
      </w:tr>
      <w:tr w:rsidR="0063128F" w:rsidRPr="0063128F" w14:paraId="7370107C" w14:textId="77777777">
        <w:trPr>
          <w:trHeight w:hRule="exact" w:val="275"/>
        </w:trPr>
        <w:tc>
          <w:tcPr>
            <w:tcW w:w="1383" w:type="dxa"/>
            <w:tcBorders>
              <w:top w:val="nil"/>
              <w:left w:val="nil"/>
              <w:bottom w:val="nil"/>
              <w:right w:val="nil"/>
            </w:tcBorders>
          </w:tcPr>
          <w:p w14:paraId="32C7D5D6" w14:textId="77777777" w:rsidR="0063128F" w:rsidRPr="0063128F" w:rsidRDefault="0063128F" w:rsidP="0063128F">
            <w:pPr>
              <w:kinsoku w:val="0"/>
              <w:overflowPunct w:val="0"/>
              <w:autoSpaceDE w:val="0"/>
              <w:autoSpaceDN w:val="0"/>
              <w:adjustRightInd w:val="0"/>
              <w:spacing w:before="16"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5</w:t>
            </w:r>
          </w:p>
        </w:tc>
        <w:tc>
          <w:tcPr>
            <w:tcW w:w="7847" w:type="dxa"/>
            <w:tcBorders>
              <w:top w:val="nil"/>
              <w:left w:val="nil"/>
              <w:bottom w:val="nil"/>
              <w:right w:val="nil"/>
            </w:tcBorders>
          </w:tcPr>
          <w:p w14:paraId="37633188" w14:textId="77777777" w:rsidR="0063128F" w:rsidRPr="0063128F" w:rsidRDefault="0063128F" w:rsidP="0063128F">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proofErr w:type="spellStart"/>
            <w:r w:rsidRPr="0063128F">
              <w:rPr>
                <w:rFonts w:ascii="Verdana" w:hAnsi="Verdana" w:cs="Verdana"/>
                <w:spacing w:val="-1"/>
                <w:kern w:val="0"/>
                <w:sz w:val="18"/>
                <w:szCs w:val="18"/>
                <w:lang w:val="fr-FR"/>
              </w:rPr>
              <w:t>Reserved</w:t>
            </w:r>
            <w:proofErr w:type="spellEnd"/>
          </w:p>
        </w:tc>
      </w:tr>
      <w:tr w:rsidR="0063128F" w:rsidRPr="0063128F" w14:paraId="48861322" w14:textId="77777777">
        <w:trPr>
          <w:trHeight w:hRule="exact" w:val="275"/>
        </w:trPr>
        <w:tc>
          <w:tcPr>
            <w:tcW w:w="1383" w:type="dxa"/>
            <w:tcBorders>
              <w:top w:val="nil"/>
              <w:left w:val="nil"/>
              <w:bottom w:val="nil"/>
              <w:right w:val="nil"/>
            </w:tcBorders>
          </w:tcPr>
          <w:p w14:paraId="2D355C56" w14:textId="77777777" w:rsidR="0063128F" w:rsidRPr="0063128F" w:rsidRDefault="0063128F" w:rsidP="0063128F">
            <w:pPr>
              <w:kinsoku w:val="0"/>
              <w:overflowPunct w:val="0"/>
              <w:autoSpaceDE w:val="0"/>
              <w:autoSpaceDN w:val="0"/>
              <w:adjustRightInd w:val="0"/>
              <w:spacing w:before="14"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6</w:t>
            </w:r>
          </w:p>
        </w:tc>
        <w:tc>
          <w:tcPr>
            <w:tcW w:w="7847" w:type="dxa"/>
            <w:tcBorders>
              <w:top w:val="nil"/>
              <w:left w:val="nil"/>
              <w:bottom w:val="nil"/>
              <w:right w:val="nil"/>
            </w:tcBorders>
          </w:tcPr>
          <w:p w14:paraId="7324094F" w14:textId="77777777" w:rsidR="0063128F" w:rsidRPr="0063128F" w:rsidRDefault="0063128F" w:rsidP="0063128F">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2A</w:t>
            </w:r>
          </w:p>
        </w:tc>
      </w:tr>
      <w:tr w:rsidR="0063128F" w:rsidRPr="0063128F" w14:paraId="34A96B2C" w14:textId="77777777">
        <w:trPr>
          <w:trHeight w:hRule="exact" w:val="275"/>
        </w:trPr>
        <w:tc>
          <w:tcPr>
            <w:tcW w:w="1383" w:type="dxa"/>
            <w:tcBorders>
              <w:top w:val="nil"/>
              <w:left w:val="nil"/>
              <w:bottom w:val="nil"/>
              <w:right w:val="nil"/>
            </w:tcBorders>
          </w:tcPr>
          <w:p w14:paraId="5A98EDDF" w14:textId="77777777" w:rsidR="0063128F" w:rsidRPr="0063128F" w:rsidRDefault="0063128F" w:rsidP="0063128F">
            <w:pPr>
              <w:kinsoku w:val="0"/>
              <w:overflowPunct w:val="0"/>
              <w:autoSpaceDE w:val="0"/>
              <w:autoSpaceDN w:val="0"/>
              <w:adjustRightInd w:val="0"/>
              <w:spacing w:before="16"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7</w:t>
            </w:r>
          </w:p>
        </w:tc>
        <w:tc>
          <w:tcPr>
            <w:tcW w:w="7847" w:type="dxa"/>
            <w:tcBorders>
              <w:top w:val="nil"/>
              <w:left w:val="nil"/>
              <w:bottom w:val="nil"/>
              <w:right w:val="nil"/>
            </w:tcBorders>
          </w:tcPr>
          <w:p w14:paraId="37EA5AC8" w14:textId="77777777" w:rsidR="0063128F" w:rsidRPr="0063128F" w:rsidRDefault="0063128F" w:rsidP="0063128F">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2B</w:t>
            </w:r>
          </w:p>
        </w:tc>
      </w:tr>
      <w:tr w:rsidR="0063128F" w:rsidRPr="0063128F" w14:paraId="1AEB258C" w14:textId="77777777">
        <w:trPr>
          <w:trHeight w:hRule="exact" w:val="275"/>
        </w:trPr>
        <w:tc>
          <w:tcPr>
            <w:tcW w:w="1383" w:type="dxa"/>
            <w:tcBorders>
              <w:top w:val="nil"/>
              <w:left w:val="nil"/>
              <w:bottom w:val="nil"/>
              <w:right w:val="nil"/>
            </w:tcBorders>
          </w:tcPr>
          <w:p w14:paraId="62813985" w14:textId="77777777" w:rsidR="0063128F" w:rsidRPr="0063128F" w:rsidRDefault="0063128F" w:rsidP="0063128F">
            <w:pPr>
              <w:kinsoku w:val="0"/>
              <w:overflowPunct w:val="0"/>
              <w:autoSpaceDE w:val="0"/>
              <w:autoSpaceDN w:val="0"/>
              <w:adjustRightInd w:val="0"/>
              <w:spacing w:before="15"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8</w:t>
            </w:r>
          </w:p>
        </w:tc>
        <w:tc>
          <w:tcPr>
            <w:tcW w:w="7847" w:type="dxa"/>
            <w:tcBorders>
              <w:top w:val="nil"/>
              <w:left w:val="nil"/>
              <w:bottom w:val="nil"/>
              <w:right w:val="nil"/>
            </w:tcBorders>
          </w:tcPr>
          <w:p w14:paraId="1288888C" w14:textId="77777777" w:rsidR="0063128F" w:rsidRPr="0063128F" w:rsidRDefault="0063128F" w:rsidP="0063128F">
            <w:pPr>
              <w:kinsoku w:val="0"/>
              <w:overflowPunct w:val="0"/>
              <w:autoSpaceDE w:val="0"/>
              <w:autoSpaceDN w:val="0"/>
              <w:adjustRightInd w:val="0"/>
              <w:spacing w:before="15"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2C</w:t>
            </w:r>
          </w:p>
        </w:tc>
      </w:tr>
      <w:tr w:rsidR="0063128F" w:rsidRPr="0063128F" w14:paraId="149D7472" w14:textId="77777777">
        <w:trPr>
          <w:trHeight w:hRule="exact" w:val="275"/>
        </w:trPr>
        <w:tc>
          <w:tcPr>
            <w:tcW w:w="1383" w:type="dxa"/>
            <w:tcBorders>
              <w:top w:val="nil"/>
              <w:left w:val="nil"/>
              <w:bottom w:val="nil"/>
              <w:right w:val="nil"/>
            </w:tcBorders>
          </w:tcPr>
          <w:p w14:paraId="4A0C38A9" w14:textId="77777777" w:rsidR="0063128F" w:rsidRPr="0063128F" w:rsidRDefault="0063128F" w:rsidP="0063128F">
            <w:pPr>
              <w:kinsoku w:val="0"/>
              <w:overflowPunct w:val="0"/>
              <w:autoSpaceDE w:val="0"/>
              <w:autoSpaceDN w:val="0"/>
              <w:adjustRightInd w:val="0"/>
              <w:spacing w:before="16"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9</w:t>
            </w:r>
          </w:p>
        </w:tc>
        <w:tc>
          <w:tcPr>
            <w:tcW w:w="7847" w:type="dxa"/>
            <w:tcBorders>
              <w:top w:val="nil"/>
              <w:left w:val="nil"/>
              <w:bottom w:val="nil"/>
              <w:right w:val="nil"/>
            </w:tcBorders>
          </w:tcPr>
          <w:p w14:paraId="51E68C33" w14:textId="77777777" w:rsidR="0063128F" w:rsidRPr="0063128F" w:rsidRDefault="0063128F" w:rsidP="0063128F">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2D</w:t>
            </w:r>
          </w:p>
        </w:tc>
      </w:tr>
      <w:tr w:rsidR="0063128F" w:rsidRPr="0063128F" w14:paraId="0B107614" w14:textId="77777777">
        <w:trPr>
          <w:trHeight w:hRule="exact" w:val="275"/>
        </w:trPr>
        <w:tc>
          <w:tcPr>
            <w:tcW w:w="1383" w:type="dxa"/>
            <w:tcBorders>
              <w:top w:val="nil"/>
              <w:left w:val="nil"/>
              <w:bottom w:val="nil"/>
              <w:right w:val="nil"/>
            </w:tcBorders>
          </w:tcPr>
          <w:p w14:paraId="7788ECD0" w14:textId="77777777" w:rsidR="0063128F" w:rsidRPr="0063128F" w:rsidRDefault="0063128F" w:rsidP="0063128F">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10</w:t>
            </w:r>
          </w:p>
        </w:tc>
        <w:tc>
          <w:tcPr>
            <w:tcW w:w="7847" w:type="dxa"/>
            <w:tcBorders>
              <w:top w:val="nil"/>
              <w:left w:val="nil"/>
              <w:bottom w:val="nil"/>
              <w:right w:val="nil"/>
            </w:tcBorders>
          </w:tcPr>
          <w:p w14:paraId="5AF1D8A1" w14:textId="77777777" w:rsidR="0063128F" w:rsidRPr="0063128F" w:rsidRDefault="0063128F" w:rsidP="0063128F">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proofErr w:type="spellStart"/>
            <w:r w:rsidRPr="0063128F">
              <w:rPr>
                <w:rFonts w:ascii="Verdana" w:hAnsi="Verdana" w:cs="Verdana"/>
                <w:spacing w:val="-1"/>
                <w:kern w:val="0"/>
                <w:sz w:val="18"/>
                <w:szCs w:val="18"/>
                <w:lang w:val="fr-FR"/>
              </w:rPr>
              <w:t>Reserved</w:t>
            </w:r>
            <w:proofErr w:type="spellEnd"/>
          </w:p>
        </w:tc>
      </w:tr>
      <w:tr w:rsidR="0063128F" w:rsidRPr="0063128F" w14:paraId="36F4C161" w14:textId="77777777">
        <w:trPr>
          <w:trHeight w:hRule="exact" w:val="275"/>
        </w:trPr>
        <w:tc>
          <w:tcPr>
            <w:tcW w:w="1383" w:type="dxa"/>
            <w:tcBorders>
              <w:top w:val="nil"/>
              <w:left w:val="nil"/>
              <w:bottom w:val="nil"/>
              <w:right w:val="nil"/>
            </w:tcBorders>
          </w:tcPr>
          <w:p w14:paraId="118E8BB9" w14:textId="77777777" w:rsidR="0063128F" w:rsidRPr="0063128F" w:rsidRDefault="0063128F" w:rsidP="0063128F">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11</w:t>
            </w:r>
          </w:p>
        </w:tc>
        <w:tc>
          <w:tcPr>
            <w:tcW w:w="7847" w:type="dxa"/>
            <w:tcBorders>
              <w:top w:val="nil"/>
              <w:left w:val="nil"/>
              <w:bottom w:val="nil"/>
              <w:right w:val="nil"/>
            </w:tcBorders>
          </w:tcPr>
          <w:p w14:paraId="2493035D" w14:textId="77777777" w:rsidR="0063128F" w:rsidRPr="0063128F" w:rsidRDefault="0063128F" w:rsidP="0063128F">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3A</w:t>
            </w:r>
          </w:p>
        </w:tc>
      </w:tr>
      <w:tr w:rsidR="0063128F" w:rsidRPr="0063128F" w14:paraId="7D03FA2B" w14:textId="77777777">
        <w:trPr>
          <w:trHeight w:hRule="exact" w:val="275"/>
        </w:trPr>
        <w:tc>
          <w:tcPr>
            <w:tcW w:w="1383" w:type="dxa"/>
            <w:tcBorders>
              <w:top w:val="nil"/>
              <w:left w:val="nil"/>
              <w:bottom w:val="nil"/>
              <w:right w:val="nil"/>
            </w:tcBorders>
          </w:tcPr>
          <w:p w14:paraId="66AB81B9" w14:textId="77777777" w:rsidR="0063128F" w:rsidRPr="0063128F" w:rsidRDefault="0063128F" w:rsidP="0063128F">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12</w:t>
            </w:r>
          </w:p>
        </w:tc>
        <w:tc>
          <w:tcPr>
            <w:tcW w:w="7847" w:type="dxa"/>
            <w:tcBorders>
              <w:top w:val="nil"/>
              <w:left w:val="nil"/>
              <w:bottom w:val="nil"/>
              <w:right w:val="nil"/>
            </w:tcBorders>
          </w:tcPr>
          <w:p w14:paraId="5C9C8E17" w14:textId="77777777" w:rsidR="0063128F" w:rsidRPr="0063128F" w:rsidRDefault="0063128F" w:rsidP="0063128F">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3B</w:t>
            </w:r>
          </w:p>
        </w:tc>
      </w:tr>
      <w:tr w:rsidR="0063128F" w:rsidRPr="0063128F" w14:paraId="3697B734" w14:textId="77777777">
        <w:trPr>
          <w:trHeight w:hRule="exact" w:val="275"/>
        </w:trPr>
        <w:tc>
          <w:tcPr>
            <w:tcW w:w="1383" w:type="dxa"/>
            <w:tcBorders>
              <w:top w:val="nil"/>
              <w:left w:val="nil"/>
              <w:bottom w:val="nil"/>
              <w:right w:val="nil"/>
            </w:tcBorders>
          </w:tcPr>
          <w:p w14:paraId="1CA14074" w14:textId="77777777" w:rsidR="0063128F" w:rsidRPr="0063128F" w:rsidRDefault="0063128F" w:rsidP="0063128F">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13</w:t>
            </w:r>
          </w:p>
        </w:tc>
        <w:tc>
          <w:tcPr>
            <w:tcW w:w="7847" w:type="dxa"/>
            <w:tcBorders>
              <w:top w:val="nil"/>
              <w:left w:val="nil"/>
              <w:bottom w:val="nil"/>
              <w:right w:val="nil"/>
            </w:tcBorders>
          </w:tcPr>
          <w:p w14:paraId="71326D4B" w14:textId="77777777" w:rsidR="0063128F" w:rsidRPr="0063128F" w:rsidRDefault="0063128F" w:rsidP="0063128F">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3C</w:t>
            </w:r>
          </w:p>
        </w:tc>
      </w:tr>
      <w:tr w:rsidR="0063128F" w:rsidRPr="0063128F" w14:paraId="28B5733A" w14:textId="77777777">
        <w:trPr>
          <w:trHeight w:hRule="exact" w:val="275"/>
        </w:trPr>
        <w:tc>
          <w:tcPr>
            <w:tcW w:w="1383" w:type="dxa"/>
            <w:tcBorders>
              <w:top w:val="nil"/>
              <w:left w:val="nil"/>
              <w:bottom w:val="nil"/>
              <w:right w:val="nil"/>
            </w:tcBorders>
          </w:tcPr>
          <w:p w14:paraId="755C2186" w14:textId="77777777" w:rsidR="0063128F" w:rsidRPr="0063128F" w:rsidRDefault="0063128F" w:rsidP="0063128F">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14</w:t>
            </w:r>
          </w:p>
        </w:tc>
        <w:tc>
          <w:tcPr>
            <w:tcW w:w="7847" w:type="dxa"/>
            <w:tcBorders>
              <w:top w:val="nil"/>
              <w:left w:val="nil"/>
              <w:bottom w:val="nil"/>
              <w:right w:val="nil"/>
            </w:tcBorders>
          </w:tcPr>
          <w:p w14:paraId="6A7F1780" w14:textId="77777777" w:rsidR="0063128F" w:rsidRPr="0063128F" w:rsidRDefault="0063128F" w:rsidP="0063128F">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3D</w:t>
            </w:r>
          </w:p>
        </w:tc>
      </w:tr>
      <w:tr w:rsidR="0063128F" w:rsidRPr="0063128F" w14:paraId="073B8F4A" w14:textId="77777777">
        <w:trPr>
          <w:trHeight w:hRule="exact" w:val="275"/>
        </w:trPr>
        <w:tc>
          <w:tcPr>
            <w:tcW w:w="1383" w:type="dxa"/>
            <w:tcBorders>
              <w:top w:val="nil"/>
              <w:left w:val="nil"/>
              <w:bottom w:val="nil"/>
              <w:right w:val="nil"/>
            </w:tcBorders>
          </w:tcPr>
          <w:p w14:paraId="541236DC" w14:textId="77777777" w:rsidR="0063128F" w:rsidRPr="0063128F" w:rsidRDefault="0063128F" w:rsidP="0063128F">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15</w:t>
            </w:r>
          </w:p>
        </w:tc>
        <w:tc>
          <w:tcPr>
            <w:tcW w:w="7847" w:type="dxa"/>
            <w:tcBorders>
              <w:top w:val="nil"/>
              <w:left w:val="nil"/>
              <w:bottom w:val="nil"/>
              <w:right w:val="nil"/>
            </w:tcBorders>
          </w:tcPr>
          <w:p w14:paraId="59CF7800" w14:textId="77777777" w:rsidR="0063128F" w:rsidRPr="0063128F" w:rsidRDefault="0063128F" w:rsidP="0063128F">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proofErr w:type="spellStart"/>
            <w:r w:rsidRPr="0063128F">
              <w:rPr>
                <w:rFonts w:ascii="Verdana" w:hAnsi="Verdana" w:cs="Verdana"/>
                <w:spacing w:val="-1"/>
                <w:kern w:val="0"/>
                <w:sz w:val="18"/>
                <w:szCs w:val="18"/>
                <w:lang w:val="fr-FR"/>
              </w:rPr>
              <w:t>Reserved</w:t>
            </w:r>
            <w:proofErr w:type="spellEnd"/>
          </w:p>
        </w:tc>
      </w:tr>
      <w:tr w:rsidR="0063128F" w:rsidRPr="0063128F" w14:paraId="63A28C7C" w14:textId="77777777">
        <w:trPr>
          <w:trHeight w:hRule="exact" w:val="275"/>
        </w:trPr>
        <w:tc>
          <w:tcPr>
            <w:tcW w:w="1383" w:type="dxa"/>
            <w:tcBorders>
              <w:top w:val="nil"/>
              <w:left w:val="nil"/>
              <w:bottom w:val="nil"/>
              <w:right w:val="nil"/>
            </w:tcBorders>
          </w:tcPr>
          <w:p w14:paraId="12F4C3F5" w14:textId="77777777" w:rsidR="0063128F" w:rsidRPr="0063128F" w:rsidRDefault="0063128F" w:rsidP="0063128F">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16</w:t>
            </w:r>
          </w:p>
        </w:tc>
        <w:tc>
          <w:tcPr>
            <w:tcW w:w="7847" w:type="dxa"/>
            <w:tcBorders>
              <w:top w:val="nil"/>
              <w:left w:val="nil"/>
              <w:bottom w:val="nil"/>
              <w:right w:val="nil"/>
            </w:tcBorders>
          </w:tcPr>
          <w:p w14:paraId="530E38B6" w14:textId="77777777" w:rsidR="0063128F" w:rsidRPr="0063128F" w:rsidRDefault="0063128F" w:rsidP="0063128F">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4A</w:t>
            </w:r>
          </w:p>
        </w:tc>
      </w:tr>
      <w:tr w:rsidR="0063128F" w:rsidRPr="0063128F" w14:paraId="18ADD305" w14:textId="77777777">
        <w:trPr>
          <w:trHeight w:hRule="exact" w:val="275"/>
        </w:trPr>
        <w:tc>
          <w:tcPr>
            <w:tcW w:w="1383" w:type="dxa"/>
            <w:tcBorders>
              <w:top w:val="nil"/>
              <w:left w:val="nil"/>
              <w:bottom w:val="nil"/>
              <w:right w:val="nil"/>
            </w:tcBorders>
          </w:tcPr>
          <w:p w14:paraId="6DF4603D" w14:textId="77777777" w:rsidR="0063128F" w:rsidRPr="0063128F" w:rsidRDefault="0063128F" w:rsidP="0063128F">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17</w:t>
            </w:r>
          </w:p>
        </w:tc>
        <w:tc>
          <w:tcPr>
            <w:tcW w:w="7847" w:type="dxa"/>
            <w:tcBorders>
              <w:top w:val="nil"/>
              <w:left w:val="nil"/>
              <w:bottom w:val="nil"/>
              <w:right w:val="nil"/>
            </w:tcBorders>
          </w:tcPr>
          <w:p w14:paraId="531CF347" w14:textId="77777777" w:rsidR="0063128F" w:rsidRPr="0063128F" w:rsidRDefault="0063128F" w:rsidP="0063128F">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4B</w:t>
            </w:r>
          </w:p>
        </w:tc>
      </w:tr>
      <w:tr w:rsidR="0063128F" w:rsidRPr="0063128F" w14:paraId="35F2C9B2" w14:textId="77777777">
        <w:trPr>
          <w:trHeight w:hRule="exact" w:val="275"/>
        </w:trPr>
        <w:tc>
          <w:tcPr>
            <w:tcW w:w="1383" w:type="dxa"/>
            <w:tcBorders>
              <w:top w:val="nil"/>
              <w:left w:val="nil"/>
              <w:bottom w:val="nil"/>
              <w:right w:val="nil"/>
            </w:tcBorders>
          </w:tcPr>
          <w:p w14:paraId="5F8533B1" w14:textId="77777777" w:rsidR="0063128F" w:rsidRPr="0063128F" w:rsidRDefault="0063128F" w:rsidP="0063128F">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18</w:t>
            </w:r>
          </w:p>
        </w:tc>
        <w:tc>
          <w:tcPr>
            <w:tcW w:w="7847" w:type="dxa"/>
            <w:tcBorders>
              <w:top w:val="nil"/>
              <w:left w:val="nil"/>
              <w:bottom w:val="nil"/>
              <w:right w:val="nil"/>
            </w:tcBorders>
          </w:tcPr>
          <w:p w14:paraId="141CF514" w14:textId="77777777" w:rsidR="0063128F" w:rsidRPr="0063128F" w:rsidRDefault="0063128F" w:rsidP="0063128F">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4C</w:t>
            </w:r>
          </w:p>
        </w:tc>
      </w:tr>
      <w:tr w:rsidR="0063128F" w:rsidRPr="0063128F" w14:paraId="5448F9B9" w14:textId="77777777">
        <w:trPr>
          <w:trHeight w:hRule="exact" w:val="275"/>
        </w:trPr>
        <w:tc>
          <w:tcPr>
            <w:tcW w:w="1383" w:type="dxa"/>
            <w:tcBorders>
              <w:top w:val="nil"/>
              <w:left w:val="nil"/>
              <w:bottom w:val="nil"/>
              <w:right w:val="nil"/>
            </w:tcBorders>
          </w:tcPr>
          <w:p w14:paraId="3E308BCE" w14:textId="77777777" w:rsidR="0063128F" w:rsidRPr="0063128F" w:rsidRDefault="0063128F" w:rsidP="0063128F">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19</w:t>
            </w:r>
          </w:p>
        </w:tc>
        <w:tc>
          <w:tcPr>
            <w:tcW w:w="7847" w:type="dxa"/>
            <w:tcBorders>
              <w:top w:val="nil"/>
              <w:left w:val="nil"/>
              <w:bottom w:val="nil"/>
              <w:right w:val="nil"/>
            </w:tcBorders>
          </w:tcPr>
          <w:p w14:paraId="67702504" w14:textId="77777777" w:rsidR="0063128F" w:rsidRPr="0063128F" w:rsidRDefault="0063128F" w:rsidP="0063128F">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4D</w:t>
            </w:r>
          </w:p>
        </w:tc>
      </w:tr>
      <w:tr w:rsidR="0063128F" w:rsidRPr="0063128F" w14:paraId="4B06E30E" w14:textId="77777777">
        <w:trPr>
          <w:trHeight w:hRule="exact" w:val="275"/>
        </w:trPr>
        <w:tc>
          <w:tcPr>
            <w:tcW w:w="1383" w:type="dxa"/>
            <w:tcBorders>
              <w:top w:val="nil"/>
              <w:left w:val="nil"/>
              <w:bottom w:val="nil"/>
              <w:right w:val="nil"/>
            </w:tcBorders>
          </w:tcPr>
          <w:p w14:paraId="0EA0FDEF" w14:textId="77777777" w:rsidR="0063128F" w:rsidRPr="0063128F" w:rsidRDefault="0063128F" w:rsidP="0063128F">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20</w:t>
            </w:r>
          </w:p>
        </w:tc>
        <w:tc>
          <w:tcPr>
            <w:tcW w:w="7847" w:type="dxa"/>
            <w:tcBorders>
              <w:top w:val="nil"/>
              <w:left w:val="nil"/>
              <w:bottom w:val="nil"/>
              <w:right w:val="nil"/>
            </w:tcBorders>
          </w:tcPr>
          <w:p w14:paraId="513A777D" w14:textId="77777777" w:rsidR="0063128F" w:rsidRPr="0063128F" w:rsidRDefault="0063128F" w:rsidP="0063128F">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proofErr w:type="spellStart"/>
            <w:r w:rsidRPr="0063128F">
              <w:rPr>
                <w:rFonts w:ascii="Verdana" w:hAnsi="Verdana" w:cs="Verdana"/>
                <w:spacing w:val="-1"/>
                <w:kern w:val="0"/>
                <w:sz w:val="18"/>
                <w:szCs w:val="18"/>
                <w:lang w:val="fr-FR"/>
              </w:rPr>
              <w:t>Reserved</w:t>
            </w:r>
            <w:proofErr w:type="spellEnd"/>
          </w:p>
        </w:tc>
      </w:tr>
      <w:tr w:rsidR="0063128F" w:rsidRPr="0063128F" w14:paraId="0093EFC0" w14:textId="77777777">
        <w:trPr>
          <w:trHeight w:hRule="exact" w:val="275"/>
        </w:trPr>
        <w:tc>
          <w:tcPr>
            <w:tcW w:w="1383" w:type="dxa"/>
            <w:tcBorders>
              <w:top w:val="nil"/>
              <w:left w:val="nil"/>
              <w:bottom w:val="nil"/>
              <w:right w:val="nil"/>
            </w:tcBorders>
          </w:tcPr>
          <w:p w14:paraId="62417876" w14:textId="77777777" w:rsidR="0063128F" w:rsidRPr="0063128F" w:rsidRDefault="0063128F" w:rsidP="0063128F">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21</w:t>
            </w:r>
          </w:p>
        </w:tc>
        <w:tc>
          <w:tcPr>
            <w:tcW w:w="7847" w:type="dxa"/>
            <w:tcBorders>
              <w:top w:val="nil"/>
              <w:left w:val="nil"/>
              <w:bottom w:val="nil"/>
              <w:right w:val="nil"/>
            </w:tcBorders>
          </w:tcPr>
          <w:p w14:paraId="04B721AF" w14:textId="77777777" w:rsidR="0063128F" w:rsidRPr="0063128F" w:rsidRDefault="0063128F" w:rsidP="0063128F">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5A</w:t>
            </w:r>
          </w:p>
        </w:tc>
      </w:tr>
      <w:tr w:rsidR="0063128F" w:rsidRPr="0063128F" w14:paraId="6749D0BA" w14:textId="77777777">
        <w:trPr>
          <w:trHeight w:hRule="exact" w:val="275"/>
        </w:trPr>
        <w:tc>
          <w:tcPr>
            <w:tcW w:w="1383" w:type="dxa"/>
            <w:tcBorders>
              <w:top w:val="nil"/>
              <w:left w:val="nil"/>
              <w:bottom w:val="nil"/>
              <w:right w:val="nil"/>
            </w:tcBorders>
          </w:tcPr>
          <w:p w14:paraId="46613C91" w14:textId="77777777" w:rsidR="0063128F" w:rsidRPr="0063128F" w:rsidRDefault="0063128F" w:rsidP="0063128F">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22</w:t>
            </w:r>
          </w:p>
        </w:tc>
        <w:tc>
          <w:tcPr>
            <w:tcW w:w="7847" w:type="dxa"/>
            <w:tcBorders>
              <w:top w:val="nil"/>
              <w:left w:val="nil"/>
              <w:bottom w:val="nil"/>
              <w:right w:val="nil"/>
            </w:tcBorders>
          </w:tcPr>
          <w:p w14:paraId="1B5D59C6" w14:textId="77777777" w:rsidR="0063128F" w:rsidRPr="0063128F" w:rsidRDefault="0063128F" w:rsidP="0063128F">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5B</w:t>
            </w:r>
          </w:p>
        </w:tc>
      </w:tr>
      <w:tr w:rsidR="0063128F" w:rsidRPr="0063128F" w14:paraId="5FF56E47" w14:textId="77777777">
        <w:trPr>
          <w:trHeight w:hRule="exact" w:val="275"/>
        </w:trPr>
        <w:tc>
          <w:tcPr>
            <w:tcW w:w="1383" w:type="dxa"/>
            <w:tcBorders>
              <w:top w:val="nil"/>
              <w:left w:val="nil"/>
              <w:bottom w:val="nil"/>
              <w:right w:val="nil"/>
            </w:tcBorders>
          </w:tcPr>
          <w:p w14:paraId="15D95A92" w14:textId="77777777" w:rsidR="0063128F" w:rsidRPr="0063128F" w:rsidRDefault="0063128F" w:rsidP="0063128F">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23</w:t>
            </w:r>
          </w:p>
        </w:tc>
        <w:tc>
          <w:tcPr>
            <w:tcW w:w="7847" w:type="dxa"/>
            <w:tcBorders>
              <w:top w:val="nil"/>
              <w:left w:val="nil"/>
              <w:bottom w:val="nil"/>
              <w:right w:val="nil"/>
            </w:tcBorders>
          </w:tcPr>
          <w:p w14:paraId="4E745533" w14:textId="77777777" w:rsidR="0063128F" w:rsidRPr="0063128F" w:rsidRDefault="0063128F" w:rsidP="0063128F">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5C</w:t>
            </w:r>
          </w:p>
        </w:tc>
      </w:tr>
      <w:tr w:rsidR="0063128F" w:rsidRPr="0063128F" w14:paraId="7B45E0C9" w14:textId="77777777">
        <w:trPr>
          <w:trHeight w:hRule="exact" w:val="275"/>
        </w:trPr>
        <w:tc>
          <w:tcPr>
            <w:tcW w:w="1383" w:type="dxa"/>
            <w:tcBorders>
              <w:top w:val="nil"/>
              <w:left w:val="nil"/>
              <w:bottom w:val="nil"/>
              <w:right w:val="nil"/>
            </w:tcBorders>
          </w:tcPr>
          <w:p w14:paraId="65947115" w14:textId="77777777" w:rsidR="0063128F" w:rsidRPr="0063128F" w:rsidRDefault="0063128F" w:rsidP="0063128F">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24</w:t>
            </w:r>
          </w:p>
        </w:tc>
        <w:tc>
          <w:tcPr>
            <w:tcW w:w="7847" w:type="dxa"/>
            <w:tcBorders>
              <w:top w:val="nil"/>
              <w:left w:val="nil"/>
              <w:bottom w:val="nil"/>
              <w:right w:val="nil"/>
            </w:tcBorders>
          </w:tcPr>
          <w:p w14:paraId="0AC323ED" w14:textId="77777777" w:rsidR="0063128F" w:rsidRPr="0063128F" w:rsidRDefault="0063128F" w:rsidP="0063128F">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5D</w:t>
            </w:r>
          </w:p>
        </w:tc>
      </w:tr>
      <w:tr w:rsidR="0063128F" w:rsidRPr="0063128F" w14:paraId="0942D6E8" w14:textId="77777777">
        <w:trPr>
          <w:trHeight w:hRule="exact" w:val="275"/>
        </w:trPr>
        <w:tc>
          <w:tcPr>
            <w:tcW w:w="1383" w:type="dxa"/>
            <w:tcBorders>
              <w:top w:val="nil"/>
              <w:left w:val="nil"/>
              <w:bottom w:val="nil"/>
              <w:right w:val="nil"/>
            </w:tcBorders>
          </w:tcPr>
          <w:p w14:paraId="42CD66DF" w14:textId="77777777" w:rsidR="0063128F" w:rsidRPr="0063128F" w:rsidRDefault="0063128F" w:rsidP="0063128F">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25</w:t>
            </w:r>
          </w:p>
        </w:tc>
        <w:tc>
          <w:tcPr>
            <w:tcW w:w="7847" w:type="dxa"/>
            <w:tcBorders>
              <w:top w:val="nil"/>
              <w:left w:val="nil"/>
              <w:bottom w:val="nil"/>
              <w:right w:val="nil"/>
            </w:tcBorders>
          </w:tcPr>
          <w:p w14:paraId="5CF0498F" w14:textId="77777777" w:rsidR="0063128F" w:rsidRPr="0063128F" w:rsidRDefault="0063128F" w:rsidP="0063128F">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proofErr w:type="spellStart"/>
            <w:r w:rsidRPr="0063128F">
              <w:rPr>
                <w:rFonts w:ascii="Verdana" w:hAnsi="Verdana" w:cs="Verdana"/>
                <w:spacing w:val="-1"/>
                <w:kern w:val="0"/>
                <w:sz w:val="18"/>
                <w:szCs w:val="18"/>
                <w:lang w:val="fr-FR"/>
              </w:rPr>
              <w:t>Reserved</w:t>
            </w:r>
            <w:proofErr w:type="spellEnd"/>
          </w:p>
        </w:tc>
      </w:tr>
      <w:tr w:rsidR="0063128F" w:rsidRPr="0063128F" w14:paraId="343556EC" w14:textId="77777777">
        <w:trPr>
          <w:trHeight w:hRule="exact" w:val="274"/>
        </w:trPr>
        <w:tc>
          <w:tcPr>
            <w:tcW w:w="1383" w:type="dxa"/>
            <w:tcBorders>
              <w:top w:val="nil"/>
              <w:left w:val="nil"/>
              <w:bottom w:val="nil"/>
              <w:right w:val="nil"/>
            </w:tcBorders>
          </w:tcPr>
          <w:p w14:paraId="643B4198" w14:textId="77777777" w:rsidR="0063128F" w:rsidRPr="0063128F" w:rsidRDefault="0063128F" w:rsidP="0063128F">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26</w:t>
            </w:r>
          </w:p>
        </w:tc>
        <w:tc>
          <w:tcPr>
            <w:tcW w:w="7847" w:type="dxa"/>
            <w:tcBorders>
              <w:top w:val="nil"/>
              <w:left w:val="nil"/>
              <w:bottom w:val="nil"/>
              <w:right w:val="nil"/>
            </w:tcBorders>
          </w:tcPr>
          <w:p w14:paraId="505050B7" w14:textId="77777777" w:rsidR="0063128F" w:rsidRPr="0063128F" w:rsidRDefault="0063128F" w:rsidP="0063128F">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1</w:t>
            </w:r>
          </w:p>
        </w:tc>
      </w:tr>
      <w:tr w:rsidR="0063128F" w:rsidRPr="0063128F" w14:paraId="1EA07CE7" w14:textId="77777777">
        <w:trPr>
          <w:trHeight w:hRule="exact" w:val="275"/>
        </w:trPr>
        <w:tc>
          <w:tcPr>
            <w:tcW w:w="1383" w:type="dxa"/>
            <w:tcBorders>
              <w:top w:val="nil"/>
              <w:left w:val="nil"/>
              <w:bottom w:val="nil"/>
              <w:right w:val="nil"/>
            </w:tcBorders>
          </w:tcPr>
          <w:p w14:paraId="7D54586C" w14:textId="77777777" w:rsidR="0063128F" w:rsidRPr="0063128F" w:rsidRDefault="0063128F" w:rsidP="0063128F">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27</w:t>
            </w:r>
          </w:p>
        </w:tc>
        <w:tc>
          <w:tcPr>
            <w:tcW w:w="7847" w:type="dxa"/>
            <w:tcBorders>
              <w:top w:val="nil"/>
              <w:left w:val="nil"/>
              <w:bottom w:val="nil"/>
              <w:right w:val="nil"/>
            </w:tcBorders>
          </w:tcPr>
          <w:p w14:paraId="27D12C62" w14:textId="77777777" w:rsidR="0063128F" w:rsidRPr="0063128F" w:rsidRDefault="0063128F" w:rsidP="0063128F">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2</w:t>
            </w:r>
          </w:p>
        </w:tc>
      </w:tr>
      <w:tr w:rsidR="0063128F" w:rsidRPr="0063128F" w14:paraId="27B767B2" w14:textId="77777777">
        <w:trPr>
          <w:trHeight w:hRule="exact" w:val="275"/>
        </w:trPr>
        <w:tc>
          <w:tcPr>
            <w:tcW w:w="1383" w:type="dxa"/>
            <w:tcBorders>
              <w:top w:val="nil"/>
              <w:left w:val="nil"/>
              <w:bottom w:val="nil"/>
              <w:right w:val="nil"/>
            </w:tcBorders>
          </w:tcPr>
          <w:p w14:paraId="0DE46078" w14:textId="77777777" w:rsidR="0063128F" w:rsidRPr="0063128F" w:rsidRDefault="0063128F" w:rsidP="0063128F">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28</w:t>
            </w:r>
          </w:p>
        </w:tc>
        <w:tc>
          <w:tcPr>
            <w:tcW w:w="7847" w:type="dxa"/>
            <w:tcBorders>
              <w:top w:val="nil"/>
              <w:left w:val="nil"/>
              <w:bottom w:val="nil"/>
              <w:right w:val="nil"/>
            </w:tcBorders>
          </w:tcPr>
          <w:p w14:paraId="0D559810" w14:textId="77777777" w:rsidR="0063128F" w:rsidRPr="0063128F" w:rsidRDefault="0063128F" w:rsidP="0063128F">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3</w:t>
            </w:r>
          </w:p>
        </w:tc>
      </w:tr>
      <w:tr w:rsidR="0063128F" w:rsidRPr="0063128F" w14:paraId="26634EAD" w14:textId="77777777">
        <w:trPr>
          <w:trHeight w:hRule="exact" w:val="275"/>
        </w:trPr>
        <w:tc>
          <w:tcPr>
            <w:tcW w:w="1383" w:type="dxa"/>
            <w:tcBorders>
              <w:top w:val="nil"/>
              <w:left w:val="nil"/>
              <w:bottom w:val="nil"/>
              <w:right w:val="nil"/>
            </w:tcBorders>
          </w:tcPr>
          <w:p w14:paraId="4211CEE3" w14:textId="77777777" w:rsidR="0063128F" w:rsidRPr="0063128F" w:rsidRDefault="0063128F" w:rsidP="0063128F">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29</w:t>
            </w:r>
          </w:p>
        </w:tc>
        <w:tc>
          <w:tcPr>
            <w:tcW w:w="7847" w:type="dxa"/>
            <w:tcBorders>
              <w:top w:val="nil"/>
              <w:left w:val="nil"/>
              <w:bottom w:val="nil"/>
              <w:right w:val="nil"/>
            </w:tcBorders>
          </w:tcPr>
          <w:p w14:paraId="403AAF49" w14:textId="77777777" w:rsidR="0063128F" w:rsidRPr="0063128F" w:rsidRDefault="0063128F" w:rsidP="0063128F">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4</w:t>
            </w:r>
          </w:p>
        </w:tc>
      </w:tr>
      <w:tr w:rsidR="0063128F" w:rsidRPr="0063128F" w14:paraId="737486A7" w14:textId="77777777">
        <w:trPr>
          <w:trHeight w:hRule="exact" w:val="275"/>
        </w:trPr>
        <w:tc>
          <w:tcPr>
            <w:tcW w:w="1383" w:type="dxa"/>
            <w:tcBorders>
              <w:top w:val="nil"/>
              <w:left w:val="nil"/>
              <w:bottom w:val="nil"/>
              <w:right w:val="nil"/>
            </w:tcBorders>
          </w:tcPr>
          <w:p w14:paraId="4ACDFD71" w14:textId="77777777" w:rsidR="0063128F" w:rsidRPr="0063128F" w:rsidRDefault="0063128F" w:rsidP="0063128F">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30</w:t>
            </w:r>
          </w:p>
        </w:tc>
        <w:tc>
          <w:tcPr>
            <w:tcW w:w="7847" w:type="dxa"/>
            <w:tcBorders>
              <w:top w:val="nil"/>
              <w:left w:val="nil"/>
              <w:bottom w:val="nil"/>
              <w:right w:val="nil"/>
            </w:tcBorders>
          </w:tcPr>
          <w:p w14:paraId="5B80B389" w14:textId="77777777" w:rsidR="0063128F" w:rsidRPr="0063128F" w:rsidRDefault="0063128F" w:rsidP="0063128F">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5</w:t>
            </w:r>
          </w:p>
        </w:tc>
      </w:tr>
      <w:tr w:rsidR="0063128F" w:rsidRPr="0063128F" w14:paraId="3C4DA7D4" w14:textId="77777777">
        <w:trPr>
          <w:trHeight w:hRule="exact" w:val="275"/>
        </w:trPr>
        <w:tc>
          <w:tcPr>
            <w:tcW w:w="1383" w:type="dxa"/>
            <w:tcBorders>
              <w:top w:val="nil"/>
              <w:left w:val="nil"/>
              <w:bottom w:val="nil"/>
              <w:right w:val="nil"/>
            </w:tcBorders>
          </w:tcPr>
          <w:p w14:paraId="585EA67C" w14:textId="77777777" w:rsidR="0063128F" w:rsidRPr="0063128F" w:rsidRDefault="0063128F" w:rsidP="0063128F">
            <w:pPr>
              <w:kinsoku w:val="0"/>
              <w:overflowPunct w:val="0"/>
              <w:autoSpaceDE w:val="0"/>
              <w:autoSpaceDN w:val="0"/>
              <w:adjustRightInd w:val="0"/>
              <w:spacing w:before="15"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31</w:t>
            </w:r>
          </w:p>
        </w:tc>
        <w:tc>
          <w:tcPr>
            <w:tcW w:w="7847" w:type="dxa"/>
            <w:tcBorders>
              <w:top w:val="nil"/>
              <w:left w:val="nil"/>
              <w:bottom w:val="nil"/>
              <w:right w:val="nil"/>
            </w:tcBorders>
          </w:tcPr>
          <w:p w14:paraId="4225B997" w14:textId="77777777" w:rsidR="0063128F" w:rsidRPr="0063128F" w:rsidRDefault="0063128F" w:rsidP="0063128F">
            <w:pPr>
              <w:kinsoku w:val="0"/>
              <w:overflowPunct w:val="0"/>
              <w:autoSpaceDE w:val="0"/>
              <w:autoSpaceDN w:val="0"/>
              <w:adjustRightInd w:val="0"/>
              <w:spacing w:before="15"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A</w:t>
            </w:r>
          </w:p>
        </w:tc>
      </w:tr>
      <w:tr w:rsidR="0063128F" w:rsidRPr="0063128F" w14:paraId="025DD4CA" w14:textId="77777777">
        <w:trPr>
          <w:trHeight w:hRule="exact" w:val="275"/>
        </w:trPr>
        <w:tc>
          <w:tcPr>
            <w:tcW w:w="1383" w:type="dxa"/>
            <w:tcBorders>
              <w:top w:val="nil"/>
              <w:left w:val="nil"/>
              <w:bottom w:val="nil"/>
              <w:right w:val="nil"/>
            </w:tcBorders>
          </w:tcPr>
          <w:p w14:paraId="0A2C3EEB" w14:textId="77777777" w:rsidR="0063128F" w:rsidRPr="0063128F" w:rsidRDefault="0063128F" w:rsidP="0063128F">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32</w:t>
            </w:r>
          </w:p>
        </w:tc>
        <w:tc>
          <w:tcPr>
            <w:tcW w:w="7847" w:type="dxa"/>
            <w:tcBorders>
              <w:top w:val="nil"/>
              <w:left w:val="nil"/>
              <w:bottom w:val="nil"/>
              <w:right w:val="nil"/>
            </w:tcBorders>
          </w:tcPr>
          <w:p w14:paraId="5E767B1C" w14:textId="77777777" w:rsidR="0063128F" w:rsidRPr="0063128F" w:rsidRDefault="0063128F" w:rsidP="0063128F">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B</w:t>
            </w:r>
          </w:p>
        </w:tc>
      </w:tr>
      <w:tr w:rsidR="0063128F" w:rsidRPr="0063128F" w14:paraId="5221176A" w14:textId="77777777">
        <w:trPr>
          <w:trHeight w:hRule="exact" w:val="275"/>
        </w:trPr>
        <w:tc>
          <w:tcPr>
            <w:tcW w:w="1383" w:type="dxa"/>
            <w:tcBorders>
              <w:top w:val="nil"/>
              <w:left w:val="nil"/>
              <w:bottom w:val="nil"/>
              <w:right w:val="nil"/>
            </w:tcBorders>
          </w:tcPr>
          <w:p w14:paraId="64B90746" w14:textId="77777777" w:rsidR="0063128F" w:rsidRPr="0063128F" w:rsidRDefault="0063128F" w:rsidP="0063128F">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33</w:t>
            </w:r>
          </w:p>
        </w:tc>
        <w:tc>
          <w:tcPr>
            <w:tcW w:w="7847" w:type="dxa"/>
            <w:tcBorders>
              <w:top w:val="nil"/>
              <w:left w:val="nil"/>
              <w:bottom w:val="nil"/>
              <w:right w:val="nil"/>
            </w:tcBorders>
          </w:tcPr>
          <w:p w14:paraId="2958E39F" w14:textId="77777777" w:rsidR="0063128F" w:rsidRPr="0063128F" w:rsidRDefault="0063128F" w:rsidP="0063128F">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C</w:t>
            </w:r>
          </w:p>
        </w:tc>
      </w:tr>
      <w:tr w:rsidR="0063128F" w:rsidRPr="0063128F" w14:paraId="73E21EEB" w14:textId="77777777">
        <w:trPr>
          <w:trHeight w:hRule="exact" w:val="275"/>
        </w:trPr>
        <w:tc>
          <w:tcPr>
            <w:tcW w:w="1383" w:type="dxa"/>
            <w:tcBorders>
              <w:top w:val="nil"/>
              <w:left w:val="nil"/>
              <w:bottom w:val="nil"/>
              <w:right w:val="nil"/>
            </w:tcBorders>
          </w:tcPr>
          <w:p w14:paraId="5A8C1061" w14:textId="77777777" w:rsidR="0063128F" w:rsidRPr="0063128F" w:rsidRDefault="0063128F" w:rsidP="0063128F">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34</w:t>
            </w:r>
          </w:p>
        </w:tc>
        <w:tc>
          <w:tcPr>
            <w:tcW w:w="7847" w:type="dxa"/>
            <w:tcBorders>
              <w:top w:val="nil"/>
              <w:left w:val="nil"/>
              <w:bottom w:val="nil"/>
              <w:right w:val="nil"/>
            </w:tcBorders>
          </w:tcPr>
          <w:p w14:paraId="4A5D2F08" w14:textId="77777777" w:rsidR="0063128F" w:rsidRPr="0063128F" w:rsidRDefault="0063128F" w:rsidP="0063128F">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D</w:t>
            </w:r>
          </w:p>
        </w:tc>
      </w:tr>
      <w:tr w:rsidR="0063128F" w:rsidRPr="0063128F" w14:paraId="3C8D7FF9" w14:textId="77777777">
        <w:trPr>
          <w:trHeight w:hRule="exact" w:val="287"/>
        </w:trPr>
        <w:tc>
          <w:tcPr>
            <w:tcW w:w="1383" w:type="dxa"/>
            <w:tcBorders>
              <w:top w:val="nil"/>
              <w:left w:val="nil"/>
              <w:bottom w:val="nil"/>
              <w:right w:val="nil"/>
            </w:tcBorders>
          </w:tcPr>
          <w:p w14:paraId="44C9157B" w14:textId="77777777" w:rsidR="0063128F" w:rsidRPr="0063128F" w:rsidRDefault="0063128F" w:rsidP="0063128F">
            <w:pPr>
              <w:kinsoku w:val="0"/>
              <w:overflowPunct w:val="0"/>
              <w:autoSpaceDE w:val="0"/>
              <w:autoSpaceDN w:val="0"/>
              <w:adjustRightInd w:val="0"/>
              <w:spacing w:before="14" w:after="0" w:line="240" w:lineRule="auto"/>
              <w:ind w:left="434"/>
              <w:jc w:val="left"/>
              <w:rPr>
                <w:rFonts w:ascii="Times New Roman" w:hAnsi="Times New Roman" w:cs="Times New Roman"/>
                <w:kern w:val="0"/>
                <w:sz w:val="24"/>
                <w:szCs w:val="24"/>
                <w:lang w:val="fr-FR"/>
              </w:rPr>
            </w:pPr>
            <w:r w:rsidRPr="0063128F">
              <w:rPr>
                <w:rFonts w:ascii="Verdana" w:hAnsi="Verdana" w:cs="Verdana"/>
                <w:spacing w:val="-1"/>
                <w:kern w:val="0"/>
                <w:sz w:val="18"/>
                <w:szCs w:val="18"/>
                <w:lang w:val="fr-FR"/>
              </w:rPr>
              <w:t>35–254</w:t>
            </w:r>
          </w:p>
        </w:tc>
        <w:tc>
          <w:tcPr>
            <w:tcW w:w="7847" w:type="dxa"/>
            <w:tcBorders>
              <w:top w:val="nil"/>
              <w:left w:val="nil"/>
              <w:bottom w:val="nil"/>
              <w:right w:val="nil"/>
            </w:tcBorders>
          </w:tcPr>
          <w:p w14:paraId="7149F01D" w14:textId="77777777" w:rsidR="0063128F" w:rsidRPr="0063128F" w:rsidRDefault="0063128F" w:rsidP="0063128F">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proofErr w:type="spellStart"/>
            <w:r w:rsidRPr="0063128F">
              <w:rPr>
                <w:rFonts w:ascii="Verdana" w:hAnsi="Verdana" w:cs="Verdana"/>
                <w:spacing w:val="-1"/>
                <w:kern w:val="0"/>
                <w:sz w:val="18"/>
                <w:szCs w:val="18"/>
                <w:lang w:val="fr-FR"/>
              </w:rPr>
              <w:t>Reserved</w:t>
            </w:r>
            <w:proofErr w:type="spellEnd"/>
          </w:p>
        </w:tc>
      </w:tr>
    </w:tbl>
    <w:p w14:paraId="1B733B9E" w14:textId="77777777" w:rsidR="0063128F" w:rsidRPr="0063128F" w:rsidRDefault="0063128F" w:rsidP="0063128F">
      <w:pPr>
        <w:kinsoku w:val="0"/>
        <w:overflowPunct w:val="0"/>
        <w:autoSpaceDE w:val="0"/>
        <w:autoSpaceDN w:val="0"/>
        <w:adjustRightInd w:val="0"/>
        <w:spacing w:before="7" w:after="0" w:line="240" w:lineRule="auto"/>
        <w:jc w:val="left"/>
        <w:rPr>
          <w:rFonts w:ascii="Times New Roman" w:hAnsi="Times New Roman" w:cs="Times New Roman"/>
          <w:kern w:val="0"/>
          <w:sz w:val="19"/>
          <w:szCs w:val="19"/>
          <w:lang w:val="fr-FR"/>
        </w:rPr>
      </w:pPr>
    </w:p>
    <w:p w14:paraId="2EC2CCCE" w14:textId="77777777" w:rsidR="0063128F" w:rsidRPr="0063128F" w:rsidRDefault="0063128F" w:rsidP="0063128F">
      <w:pPr>
        <w:kinsoku w:val="0"/>
        <w:overflowPunct w:val="0"/>
        <w:autoSpaceDE w:val="0"/>
        <w:autoSpaceDN w:val="0"/>
        <w:adjustRightInd w:val="0"/>
        <w:spacing w:before="28" w:after="0" w:line="240" w:lineRule="auto"/>
        <w:ind w:left="118"/>
        <w:jc w:val="left"/>
        <w:rPr>
          <w:rFonts w:ascii="Verdana" w:hAnsi="Verdana" w:cs="Verdana"/>
          <w:kern w:val="0"/>
          <w:sz w:val="18"/>
          <w:szCs w:val="18"/>
          <w:lang w:val="fr-FR"/>
        </w:rPr>
      </w:pPr>
      <w:proofErr w:type="gramStart"/>
      <w:r w:rsidRPr="0063128F">
        <w:rPr>
          <w:rFonts w:ascii="Verdana" w:hAnsi="Verdana" w:cs="Verdana"/>
          <w:kern w:val="0"/>
          <w:sz w:val="18"/>
          <w:szCs w:val="18"/>
          <w:lang w:val="fr-FR"/>
        </w:rPr>
        <w:t>Notes:</w:t>
      </w:r>
      <w:proofErr w:type="gramEnd"/>
    </w:p>
    <w:p w14:paraId="0237BB5A" w14:textId="77777777" w:rsidR="0063128F" w:rsidRPr="0063128F" w:rsidRDefault="0063128F" w:rsidP="0063128F">
      <w:pPr>
        <w:numPr>
          <w:ilvl w:val="0"/>
          <w:numId w:val="16"/>
        </w:numPr>
        <w:tabs>
          <w:tab w:val="left" w:pos="686"/>
        </w:tabs>
        <w:kinsoku w:val="0"/>
        <w:overflowPunct w:val="0"/>
        <w:autoSpaceDE w:val="0"/>
        <w:autoSpaceDN w:val="0"/>
        <w:adjustRightInd w:val="0"/>
        <w:spacing w:before="59" w:after="0" w:line="242" w:lineRule="auto"/>
        <w:ind w:right="865"/>
        <w:jc w:val="left"/>
        <w:rPr>
          <w:rFonts w:ascii="Verdana" w:hAnsi="Verdana" w:cs="Verdana"/>
          <w:color w:val="000000"/>
          <w:kern w:val="0"/>
          <w:sz w:val="18"/>
          <w:szCs w:val="18"/>
          <w:lang w:val="fr-FR"/>
        </w:rPr>
      </w:pPr>
      <w:r w:rsidRPr="0063128F">
        <w:rPr>
          <w:rFonts w:ascii="Verdana" w:hAnsi="Verdana" w:cs="Verdana"/>
          <w:spacing w:val="-1"/>
          <w:kern w:val="0"/>
          <w:sz w:val="18"/>
          <w:szCs w:val="18"/>
          <w:lang w:val="en-US"/>
        </w:rPr>
        <w:t>Code</w:t>
      </w:r>
      <w:r w:rsidRPr="0063128F">
        <w:rPr>
          <w:rFonts w:ascii="Verdana" w:hAnsi="Verdana" w:cs="Verdana"/>
          <w:spacing w:val="-5"/>
          <w:kern w:val="0"/>
          <w:sz w:val="18"/>
          <w:szCs w:val="18"/>
          <w:lang w:val="en-US"/>
        </w:rPr>
        <w:t xml:space="preserve"> </w:t>
      </w:r>
      <w:r w:rsidRPr="0063128F">
        <w:rPr>
          <w:rFonts w:ascii="Verdana" w:hAnsi="Verdana" w:cs="Verdana"/>
          <w:kern w:val="0"/>
          <w:sz w:val="18"/>
          <w:szCs w:val="18"/>
          <w:lang w:val="en-US"/>
        </w:rPr>
        <w:t>figures</w:t>
      </w:r>
      <w:r w:rsidRPr="0063128F">
        <w:rPr>
          <w:rFonts w:ascii="Verdana" w:hAnsi="Verdana" w:cs="Verdana"/>
          <w:spacing w:val="-6"/>
          <w:kern w:val="0"/>
          <w:sz w:val="18"/>
          <w:szCs w:val="18"/>
          <w:lang w:val="en-US"/>
        </w:rPr>
        <w:t xml:space="preserve"> </w:t>
      </w:r>
      <w:r w:rsidRPr="0063128F">
        <w:rPr>
          <w:rFonts w:ascii="Verdana" w:hAnsi="Verdana" w:cs="Verdana"/>
          <w:spacing w:val="-1"/>
          <w:kern w:val="0"/>
          <w:sz w:val="18"/>
          <w:szCs w:val="18"/>
          <w:lang w:val="en-US"/>
        </w:rPr>
        <w:t>1–24</w:t>
      </w:r>
      <w:r w:rsidRPr="0063128F">
        <w:rPr>
          <w:rFonts w:ascii="Verdana" w:hAnsi="Verdana" w:cs="Verdana"/>
          <w:spacing w:val="-5"/>
          <w:kern w:val="0"/>
          <w:sz w:val="18"/>
          <w:szCs w:val="18"/>
          <w:lang w:val="en-US"/>
        </w:rPr>
        <w:t xml:space="preserve"> </w:t>
      </w:r>
      <w:r w:rsidRPr="0063128F">
        <w:rPr>
          <w:rFonts w:ascii="Verdana" w:hAnsi="Verdana" w:cs="Verdana"/>
          <w:kern w:val="0"/>
          <w:sz w:val="18"/>
          <w:szCs w:val="18"/>
          <w:lang w:val="en-US"/>
        </w:rPr>
        <w:t>are</w:t>
      </w:r>
      <w:r w:rsidRPr="0063128F">
        <w:rPr>
          <w:rFonts w:ascii="Verdana" w:hAnsi="Verdana" w:cs="Verdana"/>
          <w:spacing w:val="-5"/>
          <w:kern w:val="0"/>
          <w:sz w:val="18"/>
          <w:szCs w:val="18"/>
          <w:lang w:val="en-US"/>
        </w:rPr>
        <w:t xml:space="preserve"> </w:t>
      </w:r>
      <w:r w:rsidRPr="0063128F">
        <w:rPr>
          <w:rFonts w:ascii="Verdana" w:hAnsi="Verdana" w:cs="Verdana"/>
          <w:spacing w:val="-2"/>
          <w:kern w:val="0"/>
          <w:sz w:val="18"/>
          <w:szCs w:val="18"/>
          <w:lang w:val="en-US"/>
        </w:rPr>
        <w:t>siting</w:t>
      </w:r>
      <w:r w:rsidRPr="0063128F">
        <w:rPr>
          <w:rFonts w:ascii="Verdana" w:hAnsi="Verdana" w:cs="Verdana"/>
          <w:spacing w:val="-5"/>
          <w:kern w:val="0"/>
          <w:sz w:val="18"/>
          <w:szCs w:val="18"/>
          <w:lang w:val="en-US"/>
        </w:rPr>
        <w:t xml:space="preserve"> </w:t>
      </w:r>
      <w:r w:rsidRPr="0063128F">
        <w:rPr>
          <w:rFonts w:ascii="Verdana" w:hAnsi="Verdana" w:cs="Verdana"/>
          <w:spacing w:val="-1"/>
          <w:kern w:val="0"/>
          <w:sz w:val="18"/>
          <w:szCs w:val="18"/>
          <w:lang w:val="en-US"/>
        </w:rPr>
        <w:t>classifications</w:t>
      </w:r>
      <w:r w:rsidRPr="0063128F">
        <w:rPr>
          <w:rFonts w:ascii="Verdana" w:hAnsi="Verdana" w:cs="Verdana"/>
          <w:spacing w:val="-6"/>
          <w:kern w:val="0"/>
          <w:sz w:val="18"/>
          <w:szCs w:val="18"/>
          <w:lang w:val="en-US"/>
        </w:rPr>
        <w:t xml:space="preserve"> </w:t>
      </w:r>
      <w:r w:rsidRPr="0063128F">
        <w:rPr>
          <w:rFonts w:ascii="Verdana" w:hAnsi="Verdana" w:cs="Verdana"/>
          <w:spacing w:val="-1"/>
          <w:kern w:val="0"/>
          <w:sz w:val="18"/>
          <w:szCs w:val="18"/>
          <w:lang w:val="en-US"/>
        </w:rPr>
        <w:t>according</w:t>
      </w:r>
      <w:r w:rsidRPr="0063128F">
        <w:rPr>
          <w:rFonts w:ascii="Verdana" w:hAnsi="Verdana" w:cs="Verdana"/>
          <w:spacing w:val="-5"/>
          <w:kern w:val="0"/>
          <w:sz w:val="18"/>
          <w:szCs w:val="18"/>
          <w:lang w:val="en-US"/>
        </w:rPr>
        <w:t xml:space="preserve"> </w:t>
      </w:r>
      <w:r w:rsidRPr="0063128F">
        <w:rPr>
          <w:rFonts w:ascii="Verdana" w:hAnsi="Verdana" w:cs="Verdana"/>
          <w:kern w:val="0"/>
          <w:sz w:val="18"/>
          <w:szCs w:val="18"/>
          <w:lang w:val="en-US"/>
        </w:rPr>
        <w:t>to</w:t>
      </w:r>
      <w:r w:rsidRPr="0063128F">
        <w:rPr>
          <w:rFonts w:ascii="Verdana" w:hAnsi="Verdana" w:cs="Verdana"/>
          <w:spacing w:val="-4"/>
          <w:kern w:val="0"/>
          <w:sz w:val="18"/>
          <w:szCs w:val="18"/>
          <w:lang w:val="en-US"/>
        </w:rPr>
        <w:t xml:space="preserve"> </w:t>
      </w:r>
      <w:r w:rsidRPr="0063128F">
        <w:rPr>
          <w:rFonts w:ascii="Verdana" w:hAnsi="Verdana" w:cs="Verdana"/>
          <w:spacing w:val="-1"/>
          <w:kern w:val="0"/>
          <w:sz w:val="18"/>
          <w:szCs w:val="18"/>
          <w:lang w:val="en-US"/>
        </w:rPr>
        <w:t>the</w:t>
      </w:r>
      <w:r w:rsidRPr="0063128F">
        <w:rPr>
          <w:rFonts w:ascii="Verdana" w:hAnsi="Verdana" w:cs="Verdana"/>
          <w:spacing w:val="-3"/>
          <w:kern w:val="0"/>
          <w:sz w:val="18"/>
          <w:szCs w:val="18"/>
          <w:lang w:val="en-US"/>
        </w:rPr>
        <w:t xml:space="preserve"> </w:t>
      </w:r>
      <w:hyperlink r:id="rId25" w:history="1">
        <w:r w:rsidRPr="0063128F">
          <w:rPr>
            <w:rFonts w:ascii="Verdana" w:hAnsi="Verdana" w:cs="Verdana"/>
            <w:i/>
            <w:iCs/>
            <w:color w:val="0000FF"/>
            <w:spacing w:val="-1"/>
            <w:kern w:val="0"/>
            <w:sz w:val="18"/>
            <w:szCs w:val="18"/>
            <w:lang w:val="en-US"/>
          </w:rPr>
          <w:t>Guide</w:t>
        </w:r>
        <w:r w:rsidRPr="0063128F">
          <w:rPr>
            <w:rFonts w:ascii="Verdana" w:hAnsi="Verdana" w:cs="Verdana"/>
            <w:i/>
            <w:iCs/>
            <w:color w:val="0000FF"/>
            <w:spacing w:val="-5"/>
            <w:kern w:val="0"/>
            <w:sz w:val="18"/>
            <w:szCs w:val="18"/>
            <w:lang w:val="en-US"/>
          </w:rPr>
          <w:t xml:space="preserve"> </w:t>
        </w:r>
        <w:r w:rsidRPr="0063128F">
          <w:rPr>
            <w:rFonts w:ascii="Verdana" w:hAnsi="Verdana" w:cs="Verdana"/>
            <w:i/>
            <w:iCs/>
            <w:color w:val="0000FF"/>
            <w:kern w:val="0"/>
            <w:sz w:val="18"/>
            <w:szCs w:val="18"/>
            <w:lang w:val="en-US"/>
          </w:rPr>
          <w:t>to</w:t>
        </w:r>
        <w:r w:rsidRPr="0063128F">
          <w:rPr>
            <w:rFonts w:ascii="Verdana" w:hAnsi="Verdana" w:cs="Verdana"/>
            <w:i/>
            <w:iCs/>
            <w:color w:val="0000FF"/>
            <w:spacing w:val="-4"/>
            <w:kern w:val="0"/>
            <w:sz w:val="18"/>
            <w:szCs w:val="18"/>
            <w:lang w:val="en-US"/>
          </w:rPr>
          <w:t xml:space="preserve"> </w:t>
        </w:r>
        <w:r w:rsidRPr="0063128F">
          <w:rPr>
            <w:rFonts w:ascii="Verdana" w:hAnsi="Verdana" w:cs="Verdana"/>
            <w:i/>
            <w:iCs/>
            <w:color w:val="0000FF"/>
            <w:spacing w:val="-1"/>
            <w:kern w:val="0"/>
            <w:sz w:val="18"/>
            <w:szCs w:val="18"/>
            <w:lang w:val="en-US"/>
          </w:rPr>
          <w:t>Instruments</w:t>
        </w:r>
        <w:r w:rsidRPr="0063128F">
          <w:rPr>
            <w:rFonts w:ascii="Verdana" w:hAnsi="Verdana" w:cs="Verdana"/>
            <w:i/>
            <w:iCs/>
            <w:color w:val="0000FF"/>
            <w:spacing w:val="-6"/>
            <w:kern w:val="0"/>
            <w:sz w:val="18"/>
            <w:szCs w:val="18"/>
            <w:lang w:val="en-US"/>
          </w:rPr>
          <w:t xml:space="preserve"> </w:t>
        </w:r>
        <w:r w:rsidRPr="0063128F">
          <w:rPr>
            <w:rFonts w:ascii="Verdana" w:hAnsi="Verdana" w:cs="Verdana"/>
            <w:i/>
            <w:iCs/>
            <w:color w:val="0000FF"/>
            <w:kern w:val="0"/>
            <w:sz w:val="18"/>
            <w:szCs w:val="18"/>
            <w:lang w:val="en-US"/>
          </w:rPr>
          <w:t>and</w:t>
        </w:r>
      </w:hyperlink>
      <w:r w:rsidRPr="0063128F">
        <w:rPr>
          <w:rFonts w:ascii="Verdana" w:hAnsi="Verdana" w:cs="Verdana"/>
          <w:i/>
          <w:iCs/>
          <w:color w:val="0000FF"/>
          <w:spacing w:val="71"/>
          <w:kern w:val="0"/>
          <w:sz w:val="18"/>
          <w:szCs w:val="18"/>
          <w:lang w:val="en-US"/>
        </w:rPr>
        <w:t xml:space="preserve"> </w:t>
      </w:r>
      <w:hyperlink r:id="rId26" w:history="1">
        <w:r w:rsidRPr="0063128F">
          <w:rPr>
            <w:rFonts w:ascii="Verdana" w:hAnsi="Verdana" w:cs="Verdana"/>
            <w:i/>
            <w:iCs/>
            <w:color w:val="0000FF"/>
            <w:spacing w:val="-1"/>
            <w:kern w:val="0"/>
            <w:sz w:val="18"/>
            <w:szCs w:val="18"/>
            <w:lang w:val="en-US"/>
          </w:rPr>
          <w:t>Methods</w:t>
        </w:r>
        <w:r w:rsidRPr="0063128F">
          <w:rPr>
            <w:rFonts w:ascii="Verdana" w:hAnsi="Verdana" w:cs="Verdana"/>
            <w:i/>
            <w:iCs/>
            <w:color w:val="0000FF"/>
            <w:spacing w:val="-7"/>
            <w:kern w:val="0"/>
            <w:sz w:val="18"/>
            <w:szCs w:val="18"/>
            <w:lang w:val="en-US"/>
          </w:rPr>
          <w:t xml:space="preserve"> </w:t>
        </w:r>
        <w:r w:rsidRPr="0063128F">
          <w:rPr>
            <w:rFonts w:ascii="Verdana" w:hAnsi="Verdana" w:cs="Verdana"/>
            <w:i/>
            <w:iCs/>
            <w:color w:val="0000FF"/>
            <w:kern w:val="0"/>
            <w:sz w:val="18"/>
            <w:szCs w:val="18"/>
            <w:lang w:val="en-US"/>
          </w:rPr>
          <w:t>of</w:t>
        </w:r>
        <w:r w:rsidRPr="0063128F">
          <w:rPr>
            <w:rFonts w:ascii="Verdana" w:hAnsi="Verdana" w:cs="Verdana"/>
            <w:i/>
            <w:iCs/>
            <w:color w:val="0000FF"/>
            <w:spacing w:val="-6"/>
            <w:kern w:val="0"/>
            <w:sz w:val="18"/>
            <w:szCs w:val="18"/>
            <w:lang w:val="en-US"/>
          </w:rPr>
          <w:t xml:space="preserve"> </w:t>
        </w:r>
        <w:r w:rsidRPr="0063128F">
          <w:rPr>
            <w:rFonts w:ascii="Verdana" w:hAnsi="Verdana" w:cs="Verdana"/>
            <w:i/>
            <w:iCs/>
            <w:color w:val="0000FF"/>
            <w:spacing w:val="-1"/>
            <w:kern w:val="0"/>
            <w:sz w:val="18"/>
            <w:szCs w:val="18"/>
            <w:lang w:val="en-US"/>
          </w:rPr>
          <w:t>Observation</w:t>
        </w:r>
      </w:hyperlink>
      <w:r w:rsidRPr="0063128F">
        <w:rPr>
          <w:rFonts w:ascii="Verdana" w:hAnsi="Verdana" w:cs="Verdana"/>
          <w:i/>
          <w:iCs/>
          <w:color w:val="0000FF"/>
          <w:spacing w:val="-3"/>
          <w:kern w:val="0"/>
          <w:sz w:val="18"/>
          <w:szCs w:val="18"/>
          <w:lang w:val="en-US"/>
        </w:rPr>
        <w:t xml:space="preserve"> </w:t>
      </w:r>
      <w:r w:rsidRPr="0063128F">
        <w:rPr>
          <w:rFonts w:ascii="Verdana" w:hAnsi="Verdana" w:cs="Verdana"/>
          <w:color w:val="000000"/>
          <w:spacing w:val="-1"/>
          <w:kern w:val="0"/>
          <w:sz w:val="18"/>
          <w:szCs w:val="18"/>
          <w:lang w:val="en-US"/>
        </w:rPr>
        <w:t>(WMO-No.</w:t>
      </w:r>
      <w:r w:rsidRPr="0063128F">
        <w:rPr>
          <w:rFonts w:ascii="Verdana" w:hAnsi="Verdana" w:cs="Verdana"/>
          <w:color w:val="000000"/>
          <w:spacing w:val="-6"/>
          <w:kern w:val="0"/>
          <w:sz w:val="18"/>
          <w:szCs w:val="18"/>
          <w:lang w:val="en-US"/>
        </w:rPr>
        <w:t xml:space="preserve"> </w:t>
      </w:r>
      <w:r w:rsidRPr="0063128F">
        <w:rPr>
          <w:rFonts w:ascii="Verdana" w:hAnsi="Verdana" w:cs="Verdana"/>
          <w:color w:val="000000"/>
          <w:kern w:val="0"/>
          <w:sz w:val="18"/>
          <w:szCs w:val="18"/>
          <w:lang w:val="fr-FR"/>
        </w:rPr>
        <w:t>8),</w:t>
      </w:r>
      <w:r w:rsidRPr="0063128F">
        <w:rPr>
          <w:rFonts w:ascii="Verdana" w:hAnsi="Verdana" w:cs="Verdana"/>
          <w:color w:val="000000"/>
          <w:spacing w:val="-7"/>
          <w:kern w:val="0"/>
          <w:sz w:val="18"/>
          <w:szCs w:val="18"/>
          <w:lang w:val="fr-FR"/>
        </w:rPr>
        <w:t xml:space="preserve"> </w:t>
      </w:r>
      <w:r w:rsidRPr="0063128F">
        <w:rPr>
          <w:rFonts w:ascii="Verdana" w:hAnsi="Verdana" w:cs="Verdana"/>
          <w:color w:val="000000"/>
          <w:kern w:val="0"/>
          <w:sz w:val="18"/>
          <w:szCs w:val="18"/>
          <w:lang w:val="fr-FR"/>
        </w:rPr>
        <w:t>Volume</w:t>
      </w:r>
      <w:r w:rsidRPr="0063128F">
        <w:rPr>
          <w:rFonts w:ascii="Verdana" w:hAnsi="Verdana" w:cs="Verdana"/>
          <w:color w:val="000000"/>
          <w:spacing w:val="-5"/>
          <w:kern w:val="0"/>
          <w:sz w:val="18"/>
          <w:szCs w:val="18"/>
          <w:lang w:val="fr-FR"/>
        </w:rPr>
        <w:t xml:space="preserve"> </w:t>
      </w:r>
      <w:r w:rsidRPr="0063128F">
        <w:rPr>
          <w:rFonts w:ascii="Verdana" w:hAnsi="Verdana" w:cs="Verdana"/>
          <w:color w:val="000000"/>
          <w:kern w:val="0"/>
          <w:sz w:val="18"/>
          <w:szCs w:val="18"/>
          <w:lang w:val="fr-FR"/>
        </w:rPr>
        <w:t>I,</w:t>
      </w:r>
      <w:r w:rsidRPr="0063128F">
        <w:rPr>
          <w:rFonts w:ascii="Verdana" w:hAnsi="Verdana" w:cs="Verdana"/>
          <w:color w:val="000000"/>
          <w:spacing w:val="-6"/>
          <w:kern w:val="0"/>
          <w:sz w:val="18"/>
          <w:szCs w:val="18"/>
          <w:lang w:val="fr-FR"/>
        </w:rPr>
        <w:t xml:space="preserve"> </w:t>
      </w:r>
      <w:proofErr w:type="spellStart"/>
      <w:r w:rsidRPr="0063128F">
        <w:rPr>
          <w:rFonts w:ascii="Verdana" w:hAnsi="Verdana" w:cs="Verdana"/>
          <w:color w:val="000000"/>
          <w:kern w:val="0"/>
          <w:sz w:val="18"/>
          <w:szCs w:val="18"/>
          <w:lang w:val="fr-FR"/>
        </w:rPr>
        <w:t>Chapter</w:t>
      </w:r>
      <w:proofErr w:type="spellEnd"/>
      <w:r w:rsidRPr="0063128F">
        <w:rPr>
          <w:rFonts w:ascii="Verdana" w:hAnsi="Verdana" w:cs="Verdana"/>
          <w:color w:val="000000"/>
          <w:spacing w:val="-7"/>
          <w:kern w:val="0"/>
          <w:sz w:val="18"/>
          <w:szCs w:val="18"/>
          <w:lang w:val="fr-FR"/>
        </w:rPr>
        <w:t xml:space="preserve"> </w:t>
      </w:r>
      <w:r w:rsidRPr="0063128F">
        <w:rPr>
          <w:rFonts w:ascii="Verdana" w:hAnsi="Verdana" w:cs="Verdana"/>
          <w:color w:val="000000"/>
          <w:kern w:val="0"/>
          <w:sz w:val="18"/>
          <w:szCs w:val="18"/>
          <w:lang w:val="fr-FR"/>
        </w:rPr>
        <w:t>1,</w:t>
      </w:r>
      <w:r w:rsidRPr="0063128F">
        <w:rPr>
          <w:rFonts w:ascii="Verdana" w:hAnsi="Verdana" w:cs="Verdana"/>
          <w:color w:val="000000"/>
          <w:spacing w:val="-6"/>
          <w:kern w:val="0"/>
          <w:sz w:val="18"/>
          <w:szCs w:val="18"/>
          <w:lang w:val="fr-FR"/>
        </w:rPr>
        <w:t xml:space="preserve"> </w:t>
      </w:r>
      <w:r w:rsidRPr="0063128F">
        <w:rPr>
          <w:rFonts w:ascii="Verdana" w:hAnsi="Verdana" w:cs="Verdana"/>
          <w:color w:val="000000"/>
          <w:kern w:val="0"/>
          <w:sz w:val="18"/>
          <w:szCs w:val="18"/>
          <w:lang w:val="fr-FR"/>
        </w:rPr>
        <w:t>Annex</w:t>
      </w:r>
      <w:r w:rsidRPr="0063128F">
        <w:rPr>
          <w:rFonts w:ascii="Verdana" w:hAnsi="Verdana" w:cs="Verdana"/>
          <w:color w:val="000000"/>
          <w:spacing w:val="-7"/>
          <w:kern w:val="0"/>
          <w:sz w:val="18"/>
          <w:szCs w:val="18"/>
          <w:lang w:val="fr-FR"/>
        </w:rPr>
        <w:t xml:space="preserve"> </w:t>
      </w:r>
      <w:r w:rsidRPr="0063128F">
        <w:rPr>
          <w:rFonts w:ascii="Verdana" w:hAnsi="Verdana" w:cs="Verdana"/>
          <w:color w:val="000000"/>
          <w:spacing w:val="-1"/>
          <w:kern w:val="0"/>
          <w:sz w:val="18"/>
          <w:szCs w:val="18"/>
          <w:lang w:val="fr-FR"/>
        </w:rPr>
        <w:t>1.D</w:t>
      </w:r>
      <w:r w:rsidRPr="0063128F">
        <w:rPr>
          <w:rFonts w:ascii="Verdana" w:hAnsi="Verdana" w:cs="Verdana"/>
          <w:color w:val="000000"/>
          <w:spacing w:val="-5"/>
          <w:kern w:val="0"/>
          <w:sz w:val="18"/>
          <w:szCs w:val="18"/>
          <w:lang w:val="fr-FR"/>
        </w:rPr>
        <w:t xml:space="preserve"> </w:t>
      </w:r>
      <w:r w:rsidRPr="0063128F">
        <w:rPr>
          <w:rFonts w:ascii="Verdana" w:hAnsi="Verdana" w:cs="Verdana"/>
          <w:color w:val="000000"/>
          <w:kern w:val="0"/>
          <w:sz w:val="18"/>
          <w:szCs w:val="18"/>
          <w:lang w:val="fr-FR"/>
        </w:rPr>
        <w:t>and</w:t>
      </w:r>
      <w:r w:rsidRPr="0063128F">
        <w:rPr>
          <w:rFonts w:ascii="Verdana" w:hAnsi="Verdana" w:cs="Verdana"/>
          <w:color w:val="000000"/>
          <w:spacing w:val="-6"/>
          <w:kern w:val="0"/>
          <w:sz w:val="18"/>
          <w:szCs w:val="18"/>
          <w:lang w:val="fr-FR"/>
        </w:rPr>
        <w:t xml:space="preserve"> </w:t>
      </w:r>
      <w:r w:rsidRPr="0063128F">
        <w:rPr>
          <w:rFonts w:ascii="Verdana" w:hAnsi="Verdana" w:cs="Verdana"/>
          <w:color w:val="000000"/>
          <w:spacing w:val="-1"/>
          <w:kern w:val="0"/>
          <w:sz w:val="18"/>
          <w:szCs w:val="18"/>
          <w:lang w:val="fr-FR"/>
        </w:rPr>
        <w:t>Annex</w:t>
      </w:r>
      <w:r w:rsidRPr="0063128F">
        <w:rPr>
          <w:rFonts w:ascii="Verdana" w:hAnsi="Verdana" w:cs="Verdana"/>
          <w:color w:val="000000"/>
          <w:spacing w:val="-6"/>
          <w:kern w:val="0"/>
          <w:sz w:val="18"/>
          <w:szCs w:val="18"/>
          <w:lang w:val="fr-FR"/>
        </w:rPr>
        <w:t xml:space="preserve"> </w:t>
      </w:r>
      <w:r w:rsidRPr="0063128F">
        <w:rPr>
          <w:rFonts w:ascii="Verdana" w:hAnsi="Verdana" w:cs="Verdana"/>
          <w:color w:val="000000"/>
          <w:spacing w:val="-1"/>
          <w:kern w:val="0"/>
          <w:sz w:val="18"/>
          <w:szCs w:val="18"/>
          <w:lang w:val="fr-FR"/>
        </w:rPr>
        <w:t>1.G.</w:t>
      </w:r>
    </w:p>
    <w:p w14:paraId="2F1B2E3C" w14:textId="77777777" w:rsidR="0063128F" w:rsidRPr="0063128F" w:rsidRDefault="0063128F" w:rsidP="0063128F">
      <w:pPr>
        <w:numPr>
          <w:ilvl w:val="0"/>
          <w:numId w:val="16"/>
        </w:numPr>
        <w:tabs>
          <w:tab w:val="left" w:pos="686"/>
        </w:tabs>
        <w:kinsoku w:val="0"/>
        <w:overflowPunct w:val="0"/>
        <w:autoSpaceDE w:val="0"/>
        <w:autoSpaceDN w:val="0"/>
        <w:adjustRightInd w:val="0"/>
        <w:spacing w:before="57" w:after="0" w:line="240" w:lineRule="auto"/>
        <w:ind w:right="865"/>
        <w:jc w:val="left"/>
        <w:rPr>
          <w:rFonts w:ascii="Verdana" w:hAnsi="Verdana" w:cs="Verdana"/>
          <w:color w:val="000000"/>
          <w:kern w:val="0"/>
          <w:sz w:val="18"/>
          <w:szCs w:val="18"/>
          <w:lang w:val="fr-FR"/>
        </w:rPr>
      </w:pPr>
      <w:r w:rsidRPr="0063128F">
        <w:rPr>
          <w:rFonts w:ascii="Verdana" w:hAnsi="Verdana" w:cs="Verdana"/>
          <w:spacing w:val="-1"/>
          <w:kern w:val="0"/>
          <w:sz w:val="18"/>
          <w:szCs w:val="18"/>
          <w:lang w:val="en-US"/>
        </w:rPr>
        <w:t>Code</w:t>
      </w:r>
      <w:r w:rsidRPr="0063128F">
        <w:rPr>
          <w:rFonts w:ascii="Verdana" w:hAnsi="Verdana" w:cs="Verdana"/>
          <w:spacing w:val="-6"/>
          <w:kern w:val="0"/>
          <w:sz w:val="18"/>
          <w:szCs w:val="18"/>
          <w:lang w:val="en-US"/>
        </w:rPr>
        <w:t xml:space="preserve"> </w:t>
      </w:r>
      <w:r w:rsidRPr="0063128F">
        <w:rPr>
          <w:rFonts w:ascii="Verdana" w:hAnsi="Verdana" w:cs="Verdana"/>
          <w:kern w:val="0"/>
          <w:sz w:val="18"/>
          <w:szCs w:val="18"/>
          <w:lang w:val="en-US"/>
        </w:rPr>
        <w:t>figures</w:t>
      </w:r>
      <w:r w:rsidRPr="0063128F">
        <w:rPr>
          <w:rFonts w:ascii="Verdana" w:hAnsi="Verdana" w:cs="Verdana"/>
          <w:spacing w:val="-6"/>
          <w:kern w:val="0"/>
          <w:sz w:val="18"/>
          <w:szCs w:val="18"/>
          <w:lang w:val="en-US"/>
        </w:rPr>
        <w:t xml:space="preserve"> </w:t>
      </w:r>
      <w:r w:rsidRPr="0063128F">
        <w:rPr>
          <w:rFonts w:ascii="Verdana" w:hAnsi="Verdana" w:cs="Verdana"/>
          <w:spacing w:val="-1"/>
          <w:kern w:val="0"/>
          <w:sz w:val="18"/>
          <w:szCs w:val="18"/>
          <w:lang w:val="en-US"/>
        </w:rPr>
        <w:t>26–30</w:t>
      </w:r>
      <w:r w:rsidRPr="0063128F">
        <w:rPr>
          <w:rFonts w:ascii="Verdana" w:hAnsi="Verdana" w:cs="Verdana"/>
          <w:spacing w:val="-5"/>
          <w:kern w:val="0"/>
          <w:sz w:val="18"/>
          <w:szCs w:val="18"/>
          <w:lang w:val="en-US"/>
        </w:rPr>
        <w:t xml:space="preserve"> </w:t>
      </w:r>
      <w:r w:rsidRPr="0063128F">
        <w:rPr>
          <w:rFonts w:ascii="Verdana" w:hAnsi="Verdana" w:cs="Verdana"/>
          <w:kern w:val="0"/>
          <w:sz w:val="18"/>
          <w:szCs w:val="18"/>
          <w:lang w:val="en-US"/>
        </w:rPr>
        <w:t>are</w:t>
      </w:r>
      <w:r w:rsidRPr="0063128F">
        <w:rPr>
          <w:rFonts w:ascii="Verdana" w:hAnsi="Verdana" w:cs="Verdana"/>
          <w:spacing w:val="-5"/>
          <w:kern w:val="0"/>
          <w:sz w:val="18"/>
          <w:szCs w:val="18"/>
          <w:lang w:val="en-US"/>
        </w:rPr>
        <w:t xml:space="preserve"> </w:t>
      </w:r>
      <w:r w:rsidRPr="0063128F">
        <w:rPr>
          <w:rFonts w:ascii="Verdana" w:hAnsi="Verdana" w:cs="Verdana"/>
          <w:spacing w:val="-1"/>
          <w:kern w:val="0"/>
          <w:sz w:val="18"/>
          <w:szCs w:val="18"/>
          <w:lang w:val="en-US"/>
        </w:rPr>
        <w:t>siting</w:t>
      </w:r>
      <w:r w:rsidRPr="0063128F">
        <w:rPr>
          <w:rFonts w:ascii="Verdana" w:hAnsi="Verdana" w:cs="Verdana"/>
          <w:spacing w:val="-5"/>
          <w:kern w:val="0"/>
          <w:sz w:val="18"/>
          <w:szCs w:val="18"/>
          <w:lang w:val="en-US"/>
        </w:rPr>
        <w:t xml:space="preserve"> </w:t>
      </w:r>
      <w:r w:rsidRPr="0063128F">
        <w:rPr>
          <w:rFonts w:ascii="Verdana" w:hAnsi="Verdana" w:cs="Verdana"/>
          <w:spacing w:val="-1"/>
          <w:kern w:val="0"/>
          <w:sz w:val="18"/>
          <w:szCs w:val="18"/>
          <w:lang w:val="en-US"/>
        </w:rPr>
        <w:t>classifications</w:t>
      </w:r>
      <w:r w:rsidRPr="0063128F">
        <w:rPr>
          <w:rFonts w:ascii="Verdana" w:hAnsi="Verdana" w:cs="Verdana"/>
          <w:spacing w:val="-6"/>
          <w:kern w:val="0"/>
          <w:sz w:val="18"/>
          <w:szCs w:val="18"/>
          <w:lang w:val="en-US"/>
        </w:rPr>
        <w:t xml:space="preserve"> </w:t>
      </w:r>
      <w:r w:rsidRPr="0063128F">
        <w:rPr>
          <w:rFonts w:ascii="Verdana" w:hAnsi="Verdana" w:cs="Verdana"/>
          <w:spacing w:val="-1"/>
          <w:kern w:val="0"/>
          <w:sz w:val="18"/>
          <w:szCs w:val="18"/>
          <w:lang w:val="en-US"/>
        </w:rPr>
        <w:t>according</w:t>
      </w:r>
      <w:r w:rsidRPr="0063128F">
        <w:rPr>
          <w:rFonts w:ascii="Verdana" w:hAnsi="Verdana" w:cs="Verdana"/>
          <w:spacing w:val="-5"/>
          <w:kern w:val="0"/>
          <w:sz w:val="18"/>
          <w:szCs w:val="18"/>
          <w:lang w:val="en-US"/>
        </w:rPr>
        <w:t xml:space="preserve"> </w:t>
      </w:r>
      <w:r w:rsidRPr="0063128F">
        <w:rPr>
          <w:rFonts w:ascii="Verdana" w:hAnsi="Verdana" w:cs="Verdana"/>
          <w:kern w:val="0"/>
          <w:sz w:val="18"/>
          <w:szCs w:val="18"/>
          <w:lang w:val="en-US"/>
        </w:rPr>
        <w:t>to</w:t>
      </w:r>
      <w:r w:rsidRPr="0063128F">
        <w:rPr>
          <w:rFonts w:ascii="Verdana" w:hAnsi="Verdana" w:cs="Verdana"/>
          <w:spacing w:val="-4"/>
          <w:kern w:val="0"/>
          <w:sz w:val="18"/>
          <w:szCs w:val="18"/>
          <w:lang w:val="en-US"/>
        </w:rPr>
        <w:t xml:space="preserve"> </w:t>
      </w:r>
      <w:r w:rsidRPr="0063128F">
        <w:rPr>
          <w:rFonts w:ascii="Verdana" w:hAnsi="Verdana" w:cs="Verdana"/>
          <w:spacing w:val="-1"/>
          <w:kern w:val="0"/>
          <w:sz w:val="18"/>
          <w:szCs w:val="18"/>
          <w:lang w:val="en-US"/>
        </w:rPr>
        <w:t>the</w:t>
      </w:r>
      <w:r w:rsidRPr="0063128F">
        <w:rPr>
          <w:rFonts w:ascii="Verdana" w:hAnsi="Verdana" w:cs="Verdana"/>
          <w:spacing w:val="-2"/>
          <w:kern w:val="0"/>
          <w:sz w:val="18"/>
          <w:szCs w:val="18"/>
          <w:lang w:val="en-US"/>
        </w:rPr>
        <w:t xml:space="preserve"> </w:t>
      </w:r>
      <w:hyperlink r:id="rId27" w:history="1">
        <w:r w:rsidRPr="0063128F">
          <w:rPr>
            <w:rFonts w:ascii="Verdana" w:hAnsi="Verdana" w:cs="Verdana"/>
            <w:i/>
            <w:iCs/>
            <w:color w:val="0000FF"/>
            <w:spacing w:val="-1"/>
            <w:kern w:val="0"/>
            <w:sz w:val="18"/>
            <w:szCs w:val="18"/>
            <w:lang w:val="en-US"/>
          </w:rPr>
          <w:t>Guide</w:t>
        </w:r>
        <w:r w:rsidRPr="0063128F">
          <w:rPr>
            <w:rFonts w:ascii="Verdana" w:hAnsi="Verdana" w:cs="Verdana"/>
            <w:i/>
            <w:iCs/>
            <w:color w:val="0000FF"/>
            <w:spacing w:val="-6"/>
            <w:kern w:val="0"/>
            <w:sz w:val="18"/>
            <w:szCs w:val="18"/>
            <w:lang w:val="en-US"/>
          </w:rPr>
          <w:t xml:space="preserve"> </w:t>
        </w:r>
        <w:r w:rsidRPr="0063128F">
          <w:rPr>
            <w:rFonts w:ascii="Verdana" w:hAnsi="Verdana" w:cs="Verdana"/>
            <w:i/>
            <w:iCs/>
            <w:color w:val="0000FF"/>
            <w:kern w:val="0"/>
            <w:sz w:val="18"/>
            <w:szCs w:val="18"/>
            <w:lang w:val="en-US"/>
          </w:rPr>
          <w:t>to</w:t>
        </w:r>
        <w:r w:rsidRPr="0063128F">
          <w:rPr>
            <w:rFonts w:ascii="Verdana" w:hAnsi="Verdana" w:cs="Verdana"/>
            <w:i/>
            <w:iCs/>
            <w:color w:val="0000FF"/>
            <w:spacing w:val="-4"/>
            <w:kern w:val="0"/>
            <w:sz w:val="18"/>
            <w:szCs w:val="18"/>
            <w:lang w:val="en-US"/>
          </w:rPr>
          <w:t xml:space="preserve"> </w:t>
        </w:r>
        <w:r w:rsidRPr="0063128F">
          <w:rPr>
            <w:rFonts w:ascii="Verdana" w:hAnsi="Verdana" w:cs="Verdana"/>
            <w:i/>
            <w:iCs/>
            <w:color w:val="0000FF"/>
            <w:spacing w:val="-1"/>
            <w:kern w:val="0"/>
            <w:sz w:val="18"/>
            <w:szCs w:val="18"/>
            <w:lang w:val="en-US"/>
          </w:rPr>
          <w:t>Instruments</w:t>
        </w:r>
        <w:r w:rsidRPr="0063128F">
          <w:rPr>
            <w:rFonts w:ascii="Verdana" w:hAnsi="Verdana" w:cs="Verdana"/>
            <w:i/>
            <w:iCs/>
            <w:color w:val="0000FF"/>
            <w:spacing w:val="-6"/>
            <w:kern w:val="0"/>
            <w:sz w:val="18"/>
            <w:szCs w:val="18"/>
            <w:lang w:val="en-US"/>
          </w:rPr>
          <w:t xml:space="preserve"> </w:t>
        </w:r>
        <w:r w:rsidRPr="0063128F">
          <w:rPr>
            <w:rFonts w:ascii="Verdana" w:hAnsi="Verdana" w:cs="Verdana"/>
            <w:i/>
            <w:iCs/>
            <w:color w:val="0000FF"/>
            <w:kern w:val="0"/>
            <w:sz w:val="18"/>
            <w:szCs w:val="18"/>
            <w:lang w:val="en-US"/>
          </w:rPr>
          <w:t>and</w:t>
        </w:r>
      </w:hyperlink>
      <w:r w:rsidRPr="0063128F">
        <w:rPr>
          <w:rFonts w:ascii="Verdana" w:hAnsi="Verdana" w:cs="Verdana"/>
          <w:i/>
          <w:iCs/>
          <w:color w:val="0000FF"/>
          <w:spacing w:val="67"/>
          <w:kern w:val="0"/>
          <w:sz w:val="18"/>
          <w:szCs w:val="18"/>
          <w:lang w:val="en-US"/>
        </w:rPr>
        <w:t xml:space="preserve"> </w:t>
      </w:r>
      <w:hyperlink r:id="rId28" w:history="1">
        <w:r w:rsidRPr="0063128F">
          <w:rPr>
            <w:rFonts w:ascii="Verdana" w:hAnsi="Verdana" w:cs="Verdana"/>
            <w:i/>
            <w:iCs/>
            <w:color w:val="0000FF"/>
            <w:spacing w:val="-1"/>
            <w:kern w:val="0"/>
            <w:sz w:val="18"/>
            <w:szCs w:val="18"/>
            <w:lang w:val="en-US"/>
          </w:rPr>
          <w:t>Methods</w:t>
        </w:r>
        <w:r w:rsidRPr="0063128F">
          <w:rPr>
            <w:rFonts w:ascii="Verdana" w:hAnsi="Verdana" w:cs="Verdana"/>
            <w:i/>
            <w:iCs/>
            <w:color w:val="0000FF"/>
            <w:spacing w:val="-7"/>
            <w:kern w:val="0"/>
            <w:sz w:val="18"/>
            <w:szCs w:val="18"/>
            <w:lang w:val="en-US"/>
          </w:rPr>
          <w:t xml:space="preserve"> </w:t>
        </w:r>
        <w:r w:rsidRPr="0063128F">
          <w:rPr>
            <w:rFonts w:ascii="Verdana" w:hAnsi="Verdana" w:cs="Verdana"/>
            <w:i/>
            <w:iCs/>
            <w:color w:val="0000FF"/>
            <w:kern w:val="0"/>
            <w:sz w:val="18"/>
            <w:szCs w:val="18"/>
            <w:lang w:val="en-US"/>
          </w:rPr>
          <w:t>of</w:t>
        </w:r>
        <w:r w:rsidRPr="0063128F">
          <w:rPr>
            <w:rFonts w:ascii="Verdana" w:hAnsi="Verdana" w:cs="Verdana"/>
            <w:i/>
            <w:iCs/>
            <w:color w:val="0000FF"/>
            <w:spacing w:val="-7"/>
            <w:kern w:val="0"/>
            <w:sz w:val="18"/>
            <w:szCs w:val="18"/>
            <w:lang w:val="en-US"/>
          </w:rPr>
          <w:t xml:space="preserve"> </w:t>
        </w:r>
        <w:r w:rsidRPr="0063128F">
          <w:rPr>
            <w:rFonts w:ascii="Verdana" w:hAnsi="Verdana" w:cs="Verdana"/>
            <w:i/>
            <w:iCs/>
            <w:color w:val="0000FF"/>
            <w:spacing w:val="-1"/>
            <w:kern w:val="0"/>
            <w:sz w:val="18"/>
            <w:szCs w:val="18"/>
            <w:lang w:val="en-US"/>
          </w:rPr>
          <w:t>Observation</w:t>
        </w:r>
      </w:hyperlink>
      <w:r w:rsidRPr="0063128F">
        <w:rPr>
          <w:rFonts w:ascii="Verdana" w:hAnsi="Verdana" w:cs="Verdana"/>
          <w:i/>
          <w:iCs/>
          <w:color w:val="0000FF"/>
          <w:spacing w:val="-3"/>
          <w:kern w:val="0"/>
          <w:sz w:val="18"/>
          <w:szCs w:val="18"/>
          <w:lang w:val="en-US"/>
        </w:rPr>
        <w:t xml:space="preserve"> </w:t>
      </w:r>
      <w:r w:rsidRPr="0063128F">
        <w:rPr>
          <w:rFonts w:ascii="Verdana" w:hAnsi="Verdana" w:cs="Verdana"/>
          <w:color w:val="000000"/>
          <w:spacing w:val="-1"/>
          <w:kern w:val="0"/>
          <w:sz w:val="18"/>
          <w:szCs w:val="18"/>
          <w:lang w:val="en-US"/>
        </w:rPr>
        <w:t>(WMO-No.</w:t>
      </w:r>
      <w:r w:rsidRPr="0063128F">
        <w:rPr>
          <w:rFonts w:ascii="Verdana" w:hAnsi="Verdana" w:cs="Verdana"/>
          <w:color w:val="000000"/>
          <w:spacing w:val="-7"/>
          <w:kern w:val="0"/>
          <w:sz w:val="18"/>
          <w:szCs w:val="18"/>
          <w:lang w:val="en-US"/>
        </w:rPr>
        <w:t xml:space="preserve"> </w:t>
      </w:r>
      <w:r w:rsidRPr="0063128F">
        <w:rPr>
          <w:rFonts w:ascii="Verdana" w:hAnsi="Verdana" w:cs="Verdana"/>
          <w:color w:val="000000"/>
          <w:kern w:val="0"/>
          <w:sz w:val="18"/>
          <w:szCs w:val="18"/>
          <w:lang w:val="fr-FR"/>
        </w:rPr>
        <w:t>8),</w:t>
      </w:r>
      <w:r w:rsidRPr="0063128F">
        <w:rPr>
          <w:rFonts w:ascii="Verdana" w:hAnsi="Verdana" w:cs="Verdana"/>
          <w:color w:val="000000"/>
          <w:spacing w:val="-7"/>
          <w:kern w:val="0"/>
          <w:sz w:val="18"/>
          <w:szCs w:val="18"/>
          <w:lang w:val="fr-FR"/>
        </w:rPr>
        <w:t xml:space="preserve"> </w:t>
      </w:r>
      <w:r w:rsidRPr="0063128F">
        <w:rPr>
          <w:rFonts w:ascii="Verdana" w:hAnsi="Verdana" w:cs="Verdana"/>
          <w:color w:val="000000"/>
          <w:kern w:val="0"/>
          <w:sz w:val="18"/>
          <w:szCs w:val="18"/>
          <w:lang w:val="fr-FR"/>
        </w:rPr>
        <w:t>Volume</w:t>
      </w:r>
      <w:r w:rsidRPr="0063128F">
        <w:rPr>
          <w:rFonts w:ascii="Verdana" w:hAnsi="Verdana" w:cs="Verdana"/>
          <w:color w:val="000000"/>
          <w:spacing w:val="-6"/>
          <w:kern w:val="0"/>
          <w:sz w:val="18"/>
          <w:szCs w:val="18"/>
          <w:lang w:val="fr-FR"/>
        </w:rPr>
        <w:t xml:space="preserve"> </w:t>
      </w:r>
      <w:r w:rsidRPr="0063128F">
        <w:rPr>
          <w:rFonts w:ascii="Verdana" w:hAnsi="Verdana" w:cs="Verdana"/>
          <w:color w:val="000000"/>
          <w:kern w:val="0"/>
          <w:sz w:val="18"/>
          <w:szCs w:val="18"/>
          <w:lang w:val="fr-FR"/>
        </w:rPr>
        <w:t>I,</w:t>
      </w:r>
      <w:r w:rsidRPr="0063128F">
        <w:rPr>
          <w:rFonts w:ascii="Verdana" w:hAnsi="Verdana" w:cs="Verdana"/>
          <w:color w:val="000000"/>
          <w:spacing w:val="-6"/>
          <w:kern w:val="0"/>
          <w:sz w:val="18"/>
          <w:szCs w:val="18"/>
          <w:lang w:val="fr-FR"/>
        </w:rPr>
        <w:t xml:space="preserve"> </w:t>
      </w:r>
      <w:proofErr w:type="spellStart"/>
      <w:r w:rsidRPr="0063128F">
        <w:rPr>
          <w:rFonts w:ascii="Verdana" w:hAnsi="Verdana" w:cs="Verdana"/>
          <w:color w:val="000000"/>
          <w:kern w:val="0"/>
          <w:sz w:val="18"/>
          <w:szCs w:val="18"/>
          <w:lang w:val="fr-FR"/>
        </w:rPr>
        <w:t>Chapter</w:t>
      </w:r>
      <w:proofErr w:type="spellEnd"/>
      <w:r w:rsidRPr="0063128F">
        <w:rPr>
          <w:rFonts w:ascii="Verdana" w:hAnsi="Verdana" w:cs="Verdana"/>
          <w:color w:val="000000"/>
          <w:spacing w:val="-7"/>
          <w:kern w:val="0"/>
          <w:sz w:val="18"/>
          <w:szCs w:val="18"/>
          <w:lang w:val="fr-FR"/>
        </w:rPr>
        <w:t xml:space="preserve"> </w:t>
      </w:r>
      <w:r w:rsidRPr="0063128F">
        <w:rPr>
          <w:rFonts w:ascii="Verdana" w:hAnsi="Verdana" w:cs="Verdana"/>
          <w:color w:val="000000"/>
          <w:kern w:val="0"/>
          <w:sz w:val="18"/>
          <w:szCs w:val="18"/>
          <w:lang w:val="fr-FR"/>
        </w:rPr>
        <w:t>1,</w:t>
      </w:r>
      <w:r w:rsidRPr="0063128F">
        <w:rPr>
          <w:rFonts w:ascii="Verdana" w:hAnsi="Verdana" w:cs="Verdana"/>
          <w:color w:val="000000"/>
          <w:spacing w:val="-7"/>
          <w:kern w:val="0"/>
          <w:sz w:val="18"/>
          <w:szCs w:val="18"/>
          <w:lang w:val="fr-FR"/>
        </w:rPr>
        <w:t xml:space="preserve"> </w:t>
      </w:r>
      <w:r w:rsidRPr="0063128F">
        <w:rPr>
          <w:rFonts w:ascii="Verdana" w:hAnsi="Verdana" w:cs="Verdana"/>
          <w:color w:val="000000"/>
          <w:kern w:val="0"/>
          <w:sz w:val="18"/>
          <w:szCs w:val="18"/>
          <w:lang w:val="fr-FR"/>
        </w:rPr>
        <w:t>Annex</w:t>
      </w:r>
      <w:r w:rsidRPr="0063128F">
        <w:rPr>
          <w:rFonts w:ascii="Verdana" w:hAnsi="Verdana" w:cs="Verdana"/>
          <w:color w:val="000000"/>
          <w:spacing w:val="-7"/>
          <w:kern w:val="0"/>
          <w:sz w:val="18"/>
          <w:szCs w:val="18"/>
          <w:lang w:val="fr-FR"/>
        </w:rPr>
        <w:t xml:space="preserve"> </w:t>
      </w:r>
      <w:r w:rsidRPr="0063128F">
        <w:rPr>
          <w:rFonts w:ascii="Verdana" w:hAnsi="Verdana" w:cs="Verdana"/>
          <w:color w:val="000000"/>
          <w:spacing w:val="-1"/>
          <w:kern w:val="0"/>
          <w:sz w:val="18"/>
          <w:szCs w:val="18"/>
          <w:lang w:val="fr-FR"/>
        </w:rPr>
        <w:t>1.D.</w:t>
      </w:r>
    </w:p>
    <w:p w14:paraId="40C972AA" w14:textId="77777777" w:rsidR="0063128F" w:rsidRPr="0063128F" w:rsidRDefault="0063128F" w:rsidP="0063128F">
      <w:pPr>
        <w:numPr>
          <w:ilvl w:val="0"/>
          <w:numId w:val="16"/>
        </w:numPr>
        <w:tabs>
          <w:tab w:val="left" w:pos="686"/>
        </w:tabs>
        <w:kinsoku w:val="0"/>
        <w:overflowPunct w:val="0"/>
        <w:autoSpaceDE w:val="0"/>
        <w:autoSpaceDN w:val="0"/>
        <w:adjustRightInd w:val="0"/>
        <w:spacing w:before="59" w:after="0" w:line="240" w:lineRule="auto"/>
        <w:ind w:right="686"/>
        <w:jc w:val="left"/>
        <w:rPr>
          <w:rFonts w:ascii="Verdana" w:hAnsi="Verdana" w:cs="Verdana"/>
          <w:color w:val="000000"/>
          <w:kern w:val="0"/>
          <w:sz w:val="18"/>
          <w:szCs w:val="18"/>
          <w:lang w:val="fr-FR"/>
        </w:rPr>
      </w:pPr>
      <w:r w:rsidRPr="0063128F">
        <w:rPr>
          <w:rFonts w:ascii="Verdana" w:hAnsi="Verdana" w:cs="Verdana"/>
          <w:spacing w:val="-1"/>
          <w:kern w:val="0"/>
          <w:sz w:val="18"/>
          <w:szCs w:val="18"/>
          <w:lang w:val="en-US"/>
        </w:rPr>
        <w:t>Code</w:t>
      </w:r>
      <w:r w:rsidRPr="0063128F">
        <w:rPr>
          <w:rFonts w:ascii="Verdana" w:hAnsi="Verdana" w:cs="Verdana"/>
          <w:spacing w:val="-6"/>
          <w:kern w:val="0"/>
          <w:sz w:val="18"/>
          <w:szCs w:val="18"/>
          <w:lang w:val="en-US"/>
        </w:rPr>
        <w:t xml:space="preserve"> </w:t>
      </w:r>
      <w:r w:rsidRPr="0063128F">
        <w:rPr>
          <w:rFonts w:ascii="Verdana" w:hAnsi="Verdana" w:cs="Verdana"/>
          <w:kern w:val="0"/>
          <w:sz w:val="18"/>
          <w:szCs w:val="18"/>
          <w:lang w:val="en-US"/>
        </w:rPr>
        <w:t>figures</w:t>
      </w:r>
      <w:r w:rsidRPr="0063128F">
        <w:rPr>
          <w:rFonts w:ascii="Verdana" w:hAnsi="Verdana" w:cs="Verdana"/>
          <w:spacing w:val="-7"/>
          <w:kern w:val="0"/>
          <w:sz w:val="18"/>
          <w:szCs w:val="18"/>
          <w:lang w:val="en-US"/>
        </w:rPr>
        <w:t xml:space="preserve"> </w:t>
      </w:r>
      <w:r w:rsidRPr="0063128F">
        <w:rPr>
          <w:rFonts w:ascii="Verdana" w:hAnsi="Verdana" w:cs="Verdana"/>
          <w:spacing w:val="-1"/>
          <w:kern w:val="0"/>
          <w:sz w:val="18"/>
          <w:szCs w:val="18"/>
          <w:lang w:val="en-US"/>
        </w:rPr>
        <w:t>31–34</w:t>
      </w:r>
      <w:r w:rsidRPr="0063128F">
        <w:rPr>
          <w:rFonts w:ascii="Verdana" w:hAnsi="Verdana" w:cs="Verdana"/>
          <w:spacing w:val="-5"/>
          <w:kern w:val="0"/>
          <w:sz w:val="18"/>
          <w:szCs w:val="18"/>
          <w:lang w:val="en-US"/>
        </w:rPr>
        <w:t xml:space="preserve"> </w:t>
      </w:r>
      <w:r w:rsidRPr="0063128F">
        <w:rPr>
          <w:rFonts w:ascii="Verdana" w:hAnsi="Verdana" w:cs="Verdana"/>
          <w:kern w:val="0"/>
          <w:sz w:val="18"/>
          <w:szCs w:val="18"/>
          <w:lang w:val="en-US"/>
        </w:rPr>
        <w:t>are</w:t>
      </w:r>
      <w:r w:rsidRPr="0063128F">
        <w:rPr>
          <w:rFonts w:ascii="Verdana" w:hAnsi="Verdana" w:cs="Verdana"/>
          <w:spacing w:val="-6"/>
          <w:kern w:val="0"/>
          <w:sz w:val="18"/>
          <w:szCs w:val="18"/>
          <w:lang w:val="en-US"/>
        </w:rPr>
        <w:t xml:space="preserve"> </w:t>
      </w:r>
      <w:r w:rsidRPr="0063128F">
        <w:rPr>
          <w:rFonts w:ascii="Verdana" w:hAnsi="Verdana" w:cs="Verdana"/>
          <w:kern w:val="0"/>
          <w:sz w:val="18"/>
          <w:szCs w:val="18"/>
          <w:lang w:val="en-US"/>
        </w:rPr>
        <w:t>measurement</w:t>
      </w:r>
      <w:r w:rsidRPr="0063128F">
        <w:rPr>
          <w:rFonts w:ascii="Verdana" w:hAnsi="Verdana" w:cs="Verdana"/>
          <w:spacing w:val="-4"/>
          <w:kern w:val="0"/>
          <w:sz w:val="18"/>
          <w:szCs w:val="18"/>
          <w:lang w:val="en-US"/>
        </w:rPr>
        <w:t xml:space="preserve"> </w:t>
      </w:r>
      <w:r w:rsidRPr="0063128F">
        <w:rPr>
          <w:rFonts w:ascii="Verdana" w:hAnsi="Verdana" w:cs="Verdana"/>
          <w:spacing w:val="-1"/>
          <w:kern w:val="0"/>
          <w:sz w:val="18"/>
          <w:szCs w:val="18"/>
          <w:lang w:val="en-US"/>
        </w:rPr>
        <w:t>quality</w:t>
      </w:r>
      <w:r w:rsidRPr="0063128F">
        <w:rPr>
          <w:rFonts w:ascii="Verdana" w:hAnsi="Verdana" w:cs="Verdana"/>
          <w:spacing w:val="-7"/>
          <w:kern w:val="0"/>
          <w:sz w:val="18"/>
          <w:szCs w:val="18"/>
          <w:lang w:val="en-US"/>
        </w:rPr>
        <w:t xml:space="preserve"> </w:t>
      </w:r>
      <w:r w:rsidRPr="0063128F">
        <w:rPr>
          <w:rFonts w:ascii="Verdana" w:hAnsi="Verdana" w:cs="Verdana"/>
          <w:spacing w:val="-1"/>
          <w:kern w:val="0"/>
          <w:sz w:val="18"/>
          <w:szCs w:val="18"/>
          <w:lang w:val="en-US"/>
        </w:rPr>
        <w:t>classifications</w:t>
      </w:r>
      <w:r w:rsidRPr="0063128F">
        <w:rPr>
          <w:rFonts w:ascii="Verdana" w:hAnsi="Verdana" w:cs="Verdana"/>
          <w:spacing w:val="-6"/>
          <w:kern w:val="0"/>
          <w:sz w:val="18"/>
          <w:szCs w:val="18"/>
          <w:lang w:val="en-US"/>
        </w:rPr>
        <w:t xml:space="preserve"> </w:t>
      </w:r>
      <w:r w:rsidRPr="0063128F">
        <w:rPr>
          <w:rFonts w:ascii="Verdana" w:hAnsi="Verdana" w:cs="Verdana"/>
          <w:spacing w:val="-1"/>
          <w:kern w:val="0"/>
          <w:sz w:val="18"/>
          <w:szCs w:val="18"/>
          <w:lang w:val="en-US"/>
        </w:rPr>
        <w:t>according</w:t>
      </w:r>
      <w:r w:rsidRPr="0063128F">
        <w:rPr>
          <w:rFonts w:ascii="Verdana" w:hAnsi="Verdana" w:cs="Verdana"/>
          <w:spacing w:val="-6"/>
          <w:kern w:val="0"/>
          <w:sz w:val="18"/>
          <w:szCs w:val="18"/>
          <w:lang w:val="en-US"/>
        </w:rPr>
        <w:t xml:space="preserve"> </w:t>
      </w:r>
      <w:r w:rsidRPr="0063128F">
        <w:rPr>
          <w:rFonts w:ascii="Verdana" w:hAnsi="Verdana" w:cs="Verdana"/>
          <w:spacing w:val="-1"/>
          <w:kern w:val="0"/>
          <w:sz w:val="18"/>
          <w:szCs w:val="18"/>
          <w:lang w:val="en-US"/>
        </w:rPr>
        <w:t>to</w:t>
      </w:r>
      <w:r w:rsidRPr="0063128F">
        <w:rPr>
          <w:rFonts w:ascii="Verdana" w:hAnsi="Verdana" w:cs="Verdana"/>
          <w:spacing w:val="-2"/>
          <w:kern w:val="0"/>
          <w:sz w:val="18"/>
          <w:szCs w:val="18"/>
          <w:lang w:val="en-US"/>
        </w:rPr>
        <w:t xml:space="preserve"> </w:t>
      </w:r>
      <w:r w:rsidRPr="0063128F">
        <w:rPr>
          <w:rFonts w:ascii="Verdana" w:hAnsi="Verdana" w:cs="Verdana"/>
          <w:spacing w:val="-1"/>
          <w:kern w:val="0"/>
          <w:sz w:val="18"/>
          <w:szCs w:val="18"/>
          <w:lang w:val="en-US"/>
        </w:rPr>
        <w:t>the</w:t>
      </w:r>
      <w:r w:rsidRPr="0063128F">
        <w:rPr>
          <w:rFonts w:ascii="Verdana" w:hAnsi="Verdana" w:cs="Verdana"/>
          <w:spacing w:val="-5"/>
          <w:kern w:val="0"/>
          <w:sz w:val="18"/>
          <w:szCs w:val="18"/>
          <w:lang w:val="en-US"/>
        </w:rPr>
        <w:t xml:space="preserve"> </w:t>
      </w:r>
      <w:hyperlink r:id="rId29" w:history="1">
        <w:r w:rsidRPr="0063128F">
          <w:rPr>
            <w:rFonts w:ascii="Verdana" w:hAnsi="Verdana" w:cs="Verdana"/>
            <w:i/>
            <w:iCs/>
            <w:color w:val="0000FF"/>
            <w:spacing w:val="-1"/>
            <w:kern w:val="0"/>
            <w:sz w:val="18"/>
            <w:szCs w:val="18"/>
            <w:lang w:val="en-US"/>
          </w:rPr>
          <w:t>Guide</w:t>
        </w:r>
        <w:r w:rsidRPr="0063128F">
          <w:rPr>
            <w:rFonts w:ascii="Verdana" w:hAnsi="Verdana" w:cs="Verdana"/>
            <w:i/>
            <w:iCs/>
            <w:color w:val="0000FF"/>
            <w:spacing w:val="-6"/>
            <w:kern w:val="0"/>
            <w:sz w:val="18"/>
            <w:szCs w:val="18"/>
            <w:lang w:val="en-US"/>
          </w:rPr>
          <w:t xml:space="preserve"> </w:t>
        </w:r>
        <w:r w:rsidRPr="0063128F">
          <w:rPr>
            <w:rFonts w:ascii="Verdana" w:hAnsi="Verdana" w:cs="Verdana"/>
            <w:i/>
            <w:iCs/>
            <w:color w:val="0000FF"/>
            <w:kern w:val="0"/>
            <w:sz w:val="18"/>
            <w:szCs w:val="18"/>
            <w:lang w:val="en-US"/>
          </w:rPr>
          <w:t>to</w:t>
        </w:r>
      </w:hyperlink>
      <w:r w:rsidRPr="0063128F">
        <w:rPr>
          <w:rFonts w:ascii="Verdana" w:hAnsi="Verdana" w:cs="Verdana"/>
          <w:i/>
          <w:iCs/>
          <w:color w:val="0000FF"/>
          <w:spacing w:val="61"/>
          <w:w w:val="99"/>
          <w:kern w:val="0"/>
          <w:sz w:val="18"/>
          <w:szCs w:val="18"/>
          <w:lang w:val="en-US"/>
        </w:rPr>
        <w:t xml:space="preserve"> </w:t>
      </w:r>
      <w:hyperlink r:id="rId30" w:history="1">
        <w:r w:rsidRPr="0063128F">
          <w:rPr>
            <w:rFonts w:ascii="Verdana" w:hAnsi="Verdana" w:cs="Verdana"/>
            <w:i/>
            <w:iCs/>
            <w:color w:val="0000FF"/>
            <w:spacing w:val="-1"/>
            <w:kern w:val="0"/>
            <w:sz w:val="18"/>
            <w:szCs w:val="18"/>
            <w:lang w:val="en-US"/>
          </w:rPr>
          <w:t>Instruments</w:t>
        </w:r>
        <w:r w:rsidRPr="0063128F">
          <w:rPr>
            <w:rFonts w:ascii="Verdana" w:hAnsi="Verdana" w:cs="Verdana"/>
            <w:i/>
            <w:iCs/>
            <w:color w:val="0000FF"/>
            <w:spacing w:val="-7"/>
            <w:kern w:val="0"/>
            <w:sz w:val="18"/>
            <w:szCs w:val="18"/>
            <w:lang w:val="en-US"/>
          </w:rPr>
          <w:t xml:space="preserve"> </w:t>
        </w:r>
        <w:r w:rsidRPr="0063128F">
          <w:rPr>
            <w:rFonts w:ascii="Verdana" w:hAnsi="Verdana" w:cs="Verdana"/>
            <w:i/>
            <w:iCs/>
            <w:color w:val="0000FF"/>
            <w:kern w:val="0"/>
            <w:sz w:val="18"/>
            <w:szCs w:val="18"/>
            <w:lang w:val="en-US"/>
          </w:rPr>
          <w:t>and</w:t>
        </w:r>
        <w:r w:rsidRPr="0063128F">
          <w:rPr>
            <w:rFonts w:ascii="Verdana" w:hAnsi="Verdana" w:cs="Verdana"/>
            <w:i/>
            <w:iCs/>
            <w:color w:val="0000FF"/>
            <w:spacing w:val="-6"/>
            <w:kern w:val="0"/>
            <w:sz w:val="18"/>
            <w:szCs w:val="18"/>
            <w:lang w:val="en-US"/>
          </w:rPr>
          <w:t xml:space="preserve"> </w:t>
        </w:r>
        <w:r w:rsidRPr="0063128F">
          <w:rPr>
            <w:rFonts w:ascii="Verdana" w:hAnsi="Verdana" w:cs="Verdana"/>
            <w:i/>
            <w:iCs/>
            <w:color w:val="0000FF"/>
            <w:spacing w:val="-1"/>
            <w:kern w:val="0"/>
            <w:sz w:val="18"/>
            <w:szCs w:val="18"/>
            <w:lang w:val="en-US"/>
          </w:rPr>
          <w:t>Methods</w:t>
        </w:r>
        <w:r w:rsidRPr="0063128F">
          <w:rPr>
            <w:rFonts w:ascii="Verdana" w:hAnsi="Verdana" w:cs="Verdana"/>
            <w:i/>
            <w:iCs/>
            <w:color w:val="0000FF"/>
            <w:spacing w:val="-7"/>
            <w:kern w:val="0"/>
            <w:sz w:val="18"/>
            <w:szCs w:val="18"/>
            <w:lang w:val="en-US"/>
          </w:rPr>
          <w:t xml:space="preserve"> </w:t>
        </w:r>
        <w:r w:rsidRPr="0063128F">
          <w:rPr>
            <w:rFonts w:ascii="Verdana" w:hAnsi="Verdana" w:cs="Verdana"/>
            <w:i/>
            <w:iCs/>
            <w:color w:val="0000FF"/>
            <w:kern w:val="0"/>
            <w:sz w:val="18"/>
            <w:szCs w:val="18"/>
            <w:lang w:val="en-US"/>
          </w:rPr>
          <w:t>of</w:t>
        </w:r>
        <w:r w:rsidRPr="0063128F">
          <w:rPr>
            <w:rFonts w:ascii="Verdana" w:hAnsi="Verdana" w:cs="Verdana"/>
            <w:i/>
            <w:iCs/>
            <w:color w:val="0000FF"/>
            <w:spacing w:val="-7"/>
            <w:kern w:val="0"/>
            <w:sz w:val="18"/>
            <w:szCs w:val="18"/>
            <w:lang w:val="en-US"/>
          </w:rPr>
          <w:t xml:space="preserve"> </w:t>
        </w:r>
        <w:r w:rsidRPr="0063128F">
          <w:rPr>
            <w:rFonts w:ascii="Verdana" w:hAnsi="Verdana" w:cs="Verdana"/>
            <w:i/>
            <w:iCs/>
            <w:color w:val="0000FF"/>
            <w:spacing w:val="-1"/>
            <w:kern w:val="0"/>
            <w:sz w:val="18"/>
            <w:szCs w:val="18"/>
            <w:lang w:val="en-US"/>
          </w:rPr>
          <w:t>Observation</w:t>
        </w:r>
      </w:hyperlink>
      <w:r w:rsidRPr="0063128F">
        <w:rPr>
          <w:rFonts w:ascii="Verdana" w:hAnsi="Verdana" w:cs="Verdana"/>
          <w:i/>
          <w:iCs/>
          <w:color w:val="0000FF"/>
          <w:spacing w:val="-2"/>
          <w:kern w:val="0"/>
          <w:sz w:val="18"/>
          <w:szCs w:val="18"/>
          <w:lang w:val="en-US"/>
        </w:rPr>
        <w:t xml:space="preserve"> </w:t>
      </w:r>
      <w:r w:rsidRPr="0063128F">
        <w:rPr>
          <w:rFonts w:ascii="Verdana" w:hAnsi="Verdana" w:cs="Verdana"/>
          <w:color w:val="000000"/>
          <w:spacing w:val="-1"/>
          <w:kern w:val="0"/>
          <w:sz w:val="18"/>
          <w:szCs w:val="18"/>
          <w:lang w:val="en-US"/>
        </w:rPr>
        <w:t>(WMO-No.</w:t>
      </w:r>
      <w:r w:rsidRPr="0063128F">
        <w:rPr>
          <w:rFonts w:ascii="Verdana" w:hAnsi="Verdana" w:cs="Verdana"/>
          <w:color w:val="000000"/>
          <w:spacing w:val="-7"/>
          <w:kern w:val="0"/>
          <w:sz w:val="18"/>
          <w:szCs w:val="18"/>
          <w:lang w:val="en-US"/>
        </w:rPr>
        <w:t xml:space="preserve"> </w:t>
      </w:r>
      <w:r w:rsidRPr="0063128F">
        <w:rPr>
          <w:rFonts w:ascii="Verdana" w:hAnsi="Verdana" w:cs="Verdana"/>
          <w:color w:val="000000"/>
          <w:kern w:val="0"/>
          <w:sz w:val="18"/>
          <w:szCs w:val="18"/>
          <w:lang w:val="fr-FR"/>
        </w:rPr>
        <w:t>8),</w:t>
      </w:r>
      <w:r w:rsidRPr="0063128F">
        <w:rPr>
          <w:rFonts w:ascii="Verdana" w:hAnsi="Verdana" w:cs="Verdana"/>
          <w:color w:val="000000"/>
          <w:spacing w:val="-7"/>
          <w:kern w:val="0"/>
          <w:sz w:val="18"/>
          <w:szCs w:val="18"/>
          <w:lang w:val="fr-FR"/>
        </w:rPr>
        <w:t xml:space="preserve"> </w:t>
      </w:r>
      <w:r w:rsidRPr="0063128F">
        <w:rPr>
          <w:rFonts w:ascii="Verdana" w:hAnsi="Verdana" w:cs="Verdana"/>
          <w:color w:val="000000"/>
          <w:kern w:val="0"/>
          <w:sz w:val="18"/>
          <w:szCs w:val="18"/>
          <w:lang w:val="fr-FR"/>
        </w:rPr>
        <w:t>Volume</w:t>
      </w:r>
      <w:r w:rsidRPr="0063128F">
        <w:rPr>
          <w:rFonts w:ascii="Verdana" w:hAnsi="Verdana" w:cs="Verdana"/>
          <w:color w:val="000000"/>
          <w:spacing w:val="-5"/>
          <w:kern w:val="0"/>
          <w:sz w:val="18"/>
          <w:szCs w:val="18"/>
          <w:lang w:val="fr-FR"/>
        </w:rPr>
        <w:t xml:space="preserve"> </w:t>
      </w:r>
      <w:r w:rsidRPr="0063128F">
        <w:rPr>
          <w:rFonts w:ascii="Verdana" w:hAnsi="Verdana" w:cs="Verdana"/>
          <w:color w:val="000000"/>
          <w:kern w:val="0"/>
          <w:sz w:val="18"/>
          <w:szCs w:val="18"/>
          <w:lang w:val="fr-FR"/>
        </w:rPr>
        <w:t>I,</w:t>
      </w:r>
      <w:r w:rsidRPr="0063128F">
        <w:rPr>
          <w:rFonts w:ascii="Verdana" w:hAnsi="Verdana" w:cs="Verdana"/>
          <w:color w:val="000000"/>
          <w:spacing w:val="-7"/>
          <w:kern w:val="0"/>
          <w:sz w:val="18"/>
          <w:szCs w:val="18"/>
          <w:lang w:val="fr-FR"/>
        </w:rPr>
        <w:t xml:space="preserve"> </w:t>
      </w:r>
      <w:proofErr w:type="spellStart"/>
      <w:r w:rsidRPr="0063128F">
        <w:rPr>
          <w:rFonts w:ascii="Verdana" w:hAnsi="Verdana" w:cs="Verdana"/>
          <w:color w:val="000000"/>
          <w:spacing w:val="-1"/>
          <w:kern w:val="0"/>
          <w:sz w:val="18"/>
          <w:szCs w:val="18"/>
          <w:lang w:val="fr-FR"/>
        </w:rPr>
        <w:t>Chapter</w:t>
      </w:r>
      <w:proofErr w:type="spellEnd"/>
      <w:r w:rsidRPr="0063128F">
        <w:rPr>
          <w:rFonts w:ascii="Verdana" w:hAnsi="Verdana" w:cs="Verdana"/>
          <w:color w:val="000000"/>
          <w:spacing w:val="-7"/>
          <w:kern w:val="0"/>
          <w:sz w:val="18"/>
          <w:szCs w:val="18"/>
          <w:lang w:val="fr-FR"/>
        </w:rPr>
        <w:t xml:space="preserve"> </w:t>
      </w:r>
      <w:r w:rsidRPr="0063128F">
        <w:rPr>
          <w:rFonts w:ascii="Verdana" w:hAnsi="Verdana" w:cs="Verdana"/>
          <w:color w:val="000000"/>
          <w:kern w:val="0"/>
          <w:sz w:val="18"/>
          <w:szCs w:val="18"/>
          <w:lang w:val="fr-FR"/>
        </w:rPr>
        <w:t>1,</w:t>
      </w:r>
      <w:r w:rsidRPr="0063128F">
        <w:rPr>
          <w:rFonts w:ascii="Verdana" w:hAnsi="Verdana" w:cs="Verdana"/>
          <w:color w:val="000000"/>
          <w:spacing w:val="-7"/>
          <w:kern w:val="0"/>
          <w:sz w:val="18"/>
          <w:szCs w:val="18"/>
          <w:lang w:val="fr-FR"/>
        </w:rPr>
        <w:t xml:space="preserve"> </w:t>
      </w:r>
      <w:r w:rsidRPr="0063128F">
        <w:rPr>
          <w:rFonts w:ascii="Verdana" w:hAnsi="Verdana" w:cs="Verdana"/>
          <w:color w:val="000000"/>
          <w:kern w:val="0"/>
          <w:sz w:val="18"/>
          <w:szCs w:val="18"/>
          <w:lang w:val="fr-FR"/>
        </w:rPr>
        <w:t>Annex</w:t>
      </w:r>
      <w:r w:rsidRPr="0063128F">
        <w:rPr>
          <w:rFonts w:ascii="Verdana" w:hAnsi="Verdana" w:cs="Verdana"/>
          <w:color w:val="000000"/>
          <w:spacing w:val="-7"/>
          <w:kern w:val="0"/>
          <w:sz w:val="18"/>
          <w:szCs w:val="18"/>
          <w:lang w:val="fr-FR"/>
        </w:rPr>
        <w:t xml:space="preserve"> </w:t>
      </w:r>
      <w:r w:rsidRPr="0063128F">
        <w:rPr>
          <w:rFonts w:ascii="Verdana" w:hAnsi="Verdana" w:cs="Verdana"/>
          <w:color w:val="000000"/>
          <w:spacing w:val="-1"/>
          <w:kern w:val="0"/>
          <w:sz w:val="18"/>
          <w:szCs w:val="18"/>
          <w:lang w:val="fr-FR"/>
        </w:rPr>
        <w:t>1.G.</w:t>
      </w:r>
    </w:p>
    <w:p w14:paraId="5788A085" w14:textId="4DB0A883" w:rsidR="0063128F" w:rsidRDefault="0063128F">
      <w:pPr>
        <w:jc w:val="left"/>
        <w:rPr>
          <w:lang w:val="en-US"/>
        </w:rPr>
      </w:pPr>
      <w:r>
        <w:rPr>
          <w:lang w:val="en-US"/>
        </w:rPr>
        <w:br w:type="page"/>
      </w:r>
    </w:p>
    <w:p w14:paraId="26D5F8DF" w14:textId="1717C32F" w:rsidR="0063128F" w:rsidRDefault="0063128F" w:rsidP="0063128F">
      <w:pPr>
        <w:pStyle w:val="Titre1"/>
        <w:rPr>
          <w:lang w:val="en-US"/>
        </w:rPr>
      </w:pPr>
      <w:bookmarkStart w:id="129" w:name="_Toc230335832"/>
      <w:r>
        <w:rPr>
          <w:lang w:val="en-US"/>
        </w:rPr>
        <w:lastRenderedPageBreak/>
        <w:t xml:space="preserve">Annex </w:t>
      </w:r>
      <w:r w:rsidR="00C41E86">
        <w:rPr>
          <w:lang w:val="en-US"/>
        </w:rPr>
        <w:t>E</w:t>
      </w:r>
      <w:r>
        <w:rPr>
          <w:lang w:val="en-US"/>
        </w:rPr>
        <w:t xml:space="preserve"> Siting and measurement quality classification for precipitation</w:t>
      </w:r>
      <w:bookmarkEnd w:id="129"/>
    </w:p>
    <w:p w14:paraId="7E6E90B3" w14:textId="77777777" w:rsidR="0063128F" w:rsidRPr="00AB3F1E" w:rsidRDefault="0063128F" w:rsidP="0063128F">
      <w:pPr>
        <w:pStyle w:val="Corpsdetexte"/>
        <w:kinsoku w:val="0"/>
        <w:overflowPunct w:val="0"/>
        <w:spacing w:before="1"/>
        <w:ind w:left="0" w:firstLine="0"/>
        <w:rPr>
          <w:rFonts w:ascii="Times New Roman" w:hAnsi="Times New Roman" w:cs="Times New Roman"/>
          <w:sz w:val="8"/>
          <w:szCs w:val="8"/>
          <w:lang w:val="en-US"/>
        </w:rPr>
      </w:pPr>
    </w:p>
    <w:tbl>
      <w:tblPr>
        <w:tblW w:w="0" w:type="auto"/>
        <w:tblInd w:w="119" w:type="dxa"/>
        <w:tblLayout w:type="fixed"/>
        <w:tblCellMar>
          <w:left w:w="0" w:type="dxa"/>
          <w:right w:w="0" w:type="dxa"/>
        </w:tblCellMar>
        <w:tblLook w:val="0000" w:firstRow="0" w:lastRow="0" w:firstColumn="0" w:lastColumn="0" w:noHBand="0" w:noVBand="0"/>
      </w:tblPr>
      <w:tblGrid>
        <w:gridCol w:w="1383"/>
        <w:gridCol w:w="7847"/>
      </w:tblGrid>
      <w:tr w:rsidR="0063128F" w14:paraId="38BECC02" w14:textId="77777777">
        <w:trPr>
          <w:trHeight w:hRule="exact" w:val="274"/>
        </w:trPr>
        <w:tc>
          <w:tcPr>
            <w:tcW w:w="9230" w:type="dxa"/>
            <w:gridSpan w:val="2"/>
            <w:tcBorders>
              <w:top w:val="single" w:sz="4" w:space="0" w:color="000000"/>
              <w:left w:val="nil"/>
              <w:bottom w:val="nil"/>
              <w:right w:val="nil"/>
            </w:tcBorders>
          </w:tcPr>
          <w:p w14:paraId="72B22EEA" w14:textId="77777777" w:rsidR="0063128F" w:rsidRDefault="0063128F">
            <w:pPr>
              <w:pStyle w:val="TableParagraph"/>
              <w:kinsoku w:val="0"/>
              <w:overflowPunct w:val="0"/>
              <w:spacing w:before="25"/>
              <w:ind w:right="1"/>
              <w:jc w:val="center"/>
            </w:pPr>
            <w:r>
              <w:rPr>
                <w:rFonts w:ascii="Verdana" w:hAnsi="Verdana" w:cs="Verdana"/>
                <w:i/>
                <w:iCs/>
                <w:spacing w:val="-1"/>
                <w:sz w:val="16"/>
                <w:szCs w:val="16"/>
              </w:rPr>
              <w:t>Code</w:t>
            </w:r>
            <w:r>
              <w:rPr>
                <w:rFonts w:ascii="Verdana" w:hAnsi="Verdana" w:cs="Verdana"/>
                <w:i/>
                <w:iCs/>
                <w:spacing w:val="1"/>
                <w:sz w:val="16"/>
                <w:szCs w:val="16"/>
              </w:rPr>
              <w:t xml:space="preserve"> </w:t>
            </w:r>
            <w:r>
              <w:rPr>
                <w:rFonts w:ascii="Verdana" w:hAnsi="Verdana" w:cs="Verdana"/>
                <w:i/>
                <w:iCs/>
                <w:spacing w:val="-1"/>
                <w:sz w:val="16"/>
                <w:szCs w:val="16"/>
              </w:rPr>
              <w:t>table</w:t>
            </w:r>
            <w:r>
              <w:rPr>
                <w:rFonts w:ascii="Verdana" w:hAnsi="Verdana" w:cs="Verdana"/>
                <w:i/>
                <w:iCs/>
                <w:spacing w:val="-4"/>
                <w:sz w:val="16"/>
                <w:szCs w:val="16"/>
              </w:rPr>
              <w:t xml:space="preserve"> </w:t>
            </w:r>
            <w:r>
              <w:rPr>
                <w:rFonts w:ascii="Verdana" w:hAnsi="Verdana" w:cs="Verdana"/>
                <w:i/>
                <w:iCs/>
                <w:sz w:val="16"/>
                <w:szCs w:val="16"/>
              </w:rPr>
              <w:t>0</w:t>
            </w:r>
            <w:r>
              <w:rPr>
                <w:rFonts w:ascii="Verdana" w:hAnsi="Verdana" w:cs="Verdana"/>
                <w:i/>
                <w:iCs/>
                <w:spacing w:val="-1"/>
                <w:sz w:val="16"/>
                <w:szCs w:val="16"/>
              </w:rPr>
              <w:t xml:space="preserve"> </w:t>
            </w:r>
            <w:r>
              <w:rPr>
                <w:rFonts w:ascii="Verdana" w:hAnsi="Verdana" w:cs="Verdana"/>
                <w:i/>
                <w:iCs/>
                <w:sz w:val="16"/>
                <w:szCs w:val="16"/>
              </w:rPr>
              <w:t>08</w:t>
            </w:r>
            <w:r>
              <w:rPr>
                <w:rFonts w:ascii="Verdana" w:hAnsi="Verdana" w:cs="Verdana"/>
                <w:i/>
                <w:iCs/>
                <w:spacing w:val="-3"/>
                <w:sz w:val="16"/>
                <w:szCs w:val="16"/>
              </w:rPr>
              <w:t xml:space="preserve"> </w:t>
            </w:r>
            <w:r>
              <w:rPr>
                <w:rFonts w:ascii="Verdana" w:hAnsi="Verdana" w:cs="Verdana"/>
                <w:i/>
                <w:iCs/>
                <w:sz w:val="16"/>
                <w:szCs w:val="16"/>
              </w:rPr>
              <w:t>096</w:t>
            </w:r>
          </w:p>
        </w:tc>
      </w:tr>
      <w:tr w:rsidR="0063128F" w14:paraId="7D992D24" w14:textId="77777777">
        <w:trPr>
          <w:trHeight w:hRule="exact" w:val="266"/>
        </w:trPr>
        <w:tc>
          <w:tcPr>
            <w:tcW w:w="9230" w:type="dxa"/>
            <w:gridSpan w:val="2"/>
            <w:tcBorders>
              <w:top w:val="nil"/>
              <w:left w:val="nil"/>
              <w:bottom w:val="single" w:sz="4" w:space="0" w:color="000000"/>
              <w:right w:val="nil"/>
            </w:tcBorders>
          </w:tcPr>
          <w:p w14:paraId="0AA52C17" w14:textId="77777777" w:rsidR="0063128F" w:rsidRDefault="0063128F">
            <w:pPr>
              <w:pStyle w:val="TableParagraph"/>
              <w:kinsoku w:val="0"/>
              <w:overflowPunct w:val="0"/>
              <w:spacing w:before="32"/>
              <w:ind w:left="316"/>
            </w:pPr>
            <w:r>
              <w:rPr>
                <w:rFonts w:ascii="Verdana" w:hAnsi="Verdana" w:cs="Verdana"/>
                <w:spacing w:val="-1"/>
                <w:sz w:val="16"/>
                <w:szCs w:val="16"/>
              </w:rPr>
              <w:t>Code figure</w:t>
            </w:r>
          </w:p>
        </w:tc>
      </w:tr>
      <w:tr w:rsidR="0063128F" w14:paraId="3D2E7B53" w14:textId="77777777">
        <w:trPr>
          <w:trHeight w:hRule="exact" w:val="284"/>
        </w:trPr>
        <w:tc>
          <w:tcPr>
            <w:tcW w:w="1383" w:type="dxa"/>
            <w:tcBorders>
              <w:top w:val="single" w:sz="4" w:space="0" w:color="000000"/>
              <w:left w:val="nil"/>
              <w:bottom w:val="nil"/>
              <w:right w:val="nil"/>
            </w:tcBorders>
          </w:tcPr>
          <w:p w14:paraId="7865C685" w14:textId="77777777" w:rsidR="0063128F" w:rsidRDefault="0063128F">
            <w:pPr>
              <w:pStyle w:val="TableParagraph"/>
              <w:kinsoku w:val="0"/>
              <w:overflowPunct w:val="0"/>
              <w:spacing w:before="24"/>
              <w:ind w:left="171"/>
              <w:jc w:val="center"/>
            </w:pPr>
            <w:r>
              <w:rPr>
                <w:rFonts w:ascii="Verdana" w:hAnsi="Verdana" w:cs="Verdana"/>
                <w:sz w:val="18"/>
                <w:szCs w:val="18"/>
              </w:rPr>
              <w:t>0</w:t>
            </w:r>
          </w:p>
        </w:tc>
        <w:tc>
          <w:tcPr>
            <w:tcW w:w="7847" w:type="dxa"/>
            <w:tcBorders>
              <w:top w:val="single" w:sz="4" w:space="0" w:color="000000"/>
              <w:left w:val="nil"/>
              <w:bottom w:val="nil"/>
              <w:right w:val="nil"/>
            </w:tcBorders>
          </w:tcPr>
          <w:p w14:paraId="737DD3AD" w14:textId="77777777" w:rsidR="0063128F" w:rsidRDefault="0063128F">
            <w:pPr>
              <w:pStyle w:val="TableParagraph"/>
              <w:kinsoku w:val="0"/>
              <w:overflowPunct w:val="0"/>
              <w:spacing w:before="24"/>
              <w:ind w:left="260"/>
            </w:pPr>
            <w:proofErr w:type="spellStart"/>
            <w:r>
              <w:rPr>
                <w:rFonts w:ascii="Verdana" w:hAnsi="Verdana" w:cs="Verdana"/>
                <w:spacing w:val="-1"/>
                <w:sz w:val="18"/>
                <w:szCs w:val="18"/>
              </w:rPr>
              <w:t>Reserved</w:t>
            </w:r>
            <w:proofErr w:type="spellEnd"/>
          </w:p>
        </w:tc>
      </w:tr>
      <w:tr w:rsidR="0063128F" w14:paraId="3C5E4ED5" w14:textId="77777777">
        <w:trPr>
          <w:trHeight w:hRule="exact" w:val="275"/>
        </w:trPr>
        <w:tc>
          <w:tcPr>
            <w:tcW w:w="1383" w:type="dxa"/>
            <w:tcBorders>
              <w:top w:val="nil"/>
              <w:left w:val="nil"/>
              <w:bottom w:val="nil"/>
              <w:right w:val="nil"/>
            </w:tcBorders>
          </w:tcPr>
          <w:p w14:paraId="3B3DF326" w14:textId="77777777" w:rsidR="0063128F" w:rsidRDefault="0063128F">
            <w:pPr>
              <w:pStyle w:val="TableParagraph"/>
              <w:kinsoku w:val="0"/>
              <w:overflowPunct w:val="0"/>
              <w:spacing w:before="16"/>
              <w:ind w:left="171"/>
              <w:jc w:val="center"/>
            </w:pPr>
            <w:r>
              <w:rPr>
                <w:rFonts w:ascii="Verdana" w:hAnsi="Verdana" w:cs="Verdana"/>
                <w:sz w:val="18"/>
                <w:szCs w:val="18"/>
              </w:rPr>
              <w:t>1</w:t>
            </w:r>
          </w:p>
        </w:tc>
        <w:tc>
          <w:tcPr>
            <w:tcW w:w="7847" w:type="dxa"/>
            <w:tcBorders>
              <w:top w:val="nil"/>
              <w:left w:val="nil"/>
              <w:bottom w:val="nil"/>
              <w:right w:val="nil"/>
            </w:tcBorders>
          </w:tcPr>
          <w:p w14:paraId="52A5C408" w14:textId="77777777" w:rsidR="0063128F" w:rsidRDefault="0063128F">
            <w:pPr>
              <w:pStyle w:val="TableParagraph"/>
              <w:kinsoku w:val="0"/>
              <w:overflowPunct w:val="0"/>
              <w:spacing w:before="16"/>
              <w:ind w:left="260"/>
            </w:pPr>
            <w:r>
              <w:rPr>
                <w:rFonts w:ascii="Verdana" w:hAnsi="Verdana" w:cs="Verdana"/>
                <w:sz w:val="18"/>
                <w:szCs w:val="18"/>
              </w:rPr>
              <w:t>1A</w:t>
            </w:r>
          </w:p>
        </w:tc>
      </w:tr>
      <w:tr w:rsidR="0063128F" w14:paraId="64119D73" w14:textId="77777777">
        <w:trPr>
          <w:trHeight w:hRule="exact" w:val="275"/>
        </w:trPr>
        <w:tc>
          <w:tcPr>
            <w:tcW w:w="1383" w:type="dxa"/>
            <w:tcBorders>
              <w:top w:val="nil"/>
              <w:left w:val="nil"/>
              <w:bottom w:val="nil"/>
              <w:right w:val="nil"/>
            </w:tcBorders>
          </w:tcPr>
          <w:p w14:paraId="090318C0" w14:textId="77777777" w:rsidR="0063128F" w:rsidRDefault="0063128F">
            <w:pPr>
              <w:pStyle w:val="TableParagraph"/>
              <w:kinsoku w:val="0"/>
              <w:overflowPunct w:val="0"/>
              <w:spacing w:before="14"/>
              <w:ind w:left="171"/>
              <w:jc w:val="center"/>
            </w:pPr>
            <w:r>
              <w:rPr>
                <w:rFonts w:ascii="Verdana" w:hAnsi="Verdana" w:cs="Verdana"/>
                <w:sz w:val="18"/>
                <w:szCs w:val="18"/>
              </w:rPr>
              <w:t>2</w:t>
            </w:r>
          </w:p>
        </w:tc>
        <w:tc>
          <w:tcPr>
            <w:tcW w:w="7847" w:type="dxa"/>
            <w:tcBorders>
              <w:top w:val="nil"/>
              <w:left w:val="nil"/>
              <w:bottom w:val="nil"/>
              <w:right w:val="nil"/>
            </w:tcBorders>
          </w:tcPr>
          <w:p w14:paraId="56D92948" w14:textId="77777777" w:rsidR="0063128F" w:rsidRDefault="0063128F">
            <w:pPr>
              <w:pStyle w:val="TableParagraph"/>
              <w:kinsoku w:val="0"/>
              <w:overflowPunct w:val="0"/>
              <w:spacing w:before="14"/>
              <w:ind w:left="260"/>
            </w:pPr>
            <w:r>
              <w:rPr>
                <w:rFonts w:ascii="Verdana" w:hAnsi="Verdana" w:cs="Verdana"/>
                <w:sz w:val="18"/>
                <w:szCs w:val="18"/>
              </w:rPr>
              <w:t>1B</w:t>
            </w:r>
          </w:p>
        </w:tc>
      </w:tr>
      <w:tr w:rsidR="0063128F" w14:paraId="601AA7EF" w14:textId="77777777">
        <w:trPr>
          <w:trHeight w:hRule="exact" w:val="275"/>
        </w:trPr>
        <w:tc>
          <w:tcPr>
            <w:tcW w:w="1383" w:type="dxa"/>
            <w:tcBorders>
              <w:top w:val="nil"/>
              <w:left w:val="nil"/>
              <w:bottom w:val="nil"/>
              <w:right w:val="nil"/>
            </w:tcBorders>
          </w:tcPr>
          <w:p w14:paraId="12D22D01" w14:textId="77777777" w:rsidR="0063128F" w:rsidRDefault="0063128F">
            <w:pPr>
              <w:pStyle w:val="TableParagraph"/>
              <w:kinsoku w:val="0"/>
              <w:overflowPunct w:val="0"/>
              <w:spacing w:before="16"/>
              <w:ind w:left="171"/>
              <w:jc w:val="center"/>
            </w:pPr>
            <w:r>
              <w:rPr>
                <w:rFonts w:ascii="Verdana" w:hAnsi="Verdana" w:cs="Verdana"/>
                <w:sz w:val="18"/>
                <w:szCs w:val="18"/>
              </w:rPr>
              <w:t>3</w:t>
            </w:r>
          </w:p>
        </w:tc>
        <w:tc>
          <w:tcPr>
            <w:tcW w:w="7847" w:type="dxa"/>
            <w:tcBorders>
              <w:top w:val="nil"/>
              <w:left w:val="nil"/>
              <w:bottom w:val="nil"/>
              <w:right w:val="nil"/>
            </w:tcBorders>
          </w:tcPr>
          <w:p w14:paraId="24154C3E" w14:textId="77777777" w:rsidR="0063128F" w:rsidRDefault="0063128F">
            <w:pPr>
              <w:pStyle w:val="TableParagraph"/>
              <w:kinsoku w:val="0"/>
              <w:overflowPunct w:val="0"/>
              <w:spacing w:before="16"/>
              <w:ind w:left="260"/>
            </w:pPr>
            <w:r>
              <w:rPr>
                <w:rFonts w:ascii="Verdana" w:hAnsi="Verdana" w:cs="Verdana"/>
                <w:sz w:val="18"/>
                <w:szCs w:val="18"/>
              </w:rPr>
              <w:t>1C</w:t>
            </w:r>
          </w:p>
        </w:tc>
      </w:tr>
      <w:tr w:rsidR="0063128F" w14:paraId="52748364" w14:textId="77777777">
        <w:trPr>
          <w:trHeight w:hRule="exact" w:val="275"/>
        </w:trPr>
        <w:tc>
          <w:tcPr>
            <w:tcW w:w="1383" w:type="dxa"/>
            <w:tcBorders>
              <w:top w:val="nil"/>
              <w:left w:val="nil"/>
              <w:bottom w:val="nil"/>
              <w:right w:val="nil"/>
            </w:tcBorders>
          </w:tcPr>
          <w:p w14:paraId="79A96B9D" w14:textId="77777777" w:rsidR="0063128F" w:rsidRDefault="0063128F">
            <w:pPr>
              <w:pStyle w:val="TableParagraph"/>
              <w:kinsoku w:val="0"/>
              <w:overflowPunct w:val="0"/>
              <w:spacing w:before="14"/>
              <w:ind w:left="171"/>
              <w:jc w:val="center"/>
            </w:pPr>
            <w:r>
              <w:rPr>
                <w:rFonts w:ascii="Verdana" w:hAnsi="Verdana" w:cs="Verdana"/>
                <w:sz w:val="18"/>
                <w:szCs w:val="18"/>
              </w:rPr>
              <w:t>4</w:t>
            </w:r>
          </w:p>
        </w:tc>
        <w:tc>
          <w:tcPr>
            <w:tcW w:w="7847" w:type="dxa"/>
            <w:tcBorders>
              <w:top w:val="nil"/>
              <w:left w:val="nil"/>
              <w:bottom w:val="nil"/>
              <w:right w:val="nil"/>
            </w:tcBorders>
          </w:tcPr>
          <w:p w14:paraId="73926689" w14:textId="77777777" w:rsidR="0063128F" w:rsidRDefault="0063128F">
            <w:pPr>
              <w:pStyle w:val="TableParagraph"/>
              <w:kinsoku w:val="0"/>
              <w:overflowPunct w:val="0"/>
              <w:spacing w:before="14"/>
              <w:ind w:left="260"/>
            </w:pPr>
            <w:r>
              <w:rPr>
                <w:rFonts w:ascii="Verdana" w:hAnsi="Verdana" w:cs="Verdana"/>
                <w:sz w:val="18"/>
                <w:szCs w:val="18"/>
              </w:rPr>
              <w:t>1D</w:t>
            </w:r>
          </w:p>
        </w:tc>
      </w:tr>
      <w:tr w:rsidR="0063128F" w14:paraId="0C326912" w14:textId="77777777">
        <w:trPr>
          <w:trHeight w:hRule="exact" w:val="275"/>
        </w:trPr>
        <w:tc>
          <w:tcPr>
            <w:tcW w:w="1383" w:type="dxa"/>
            <w:tcBorders>
              <w:top w:val="nil"/>
              <w:left w:val="nil"/>
              <w:bottom w:val="nil"/>
              <w:right w:val="nil"/>
            </w:tcBorders>
          </w:tcPr>
          <w:p w14:paraId="5AE16346" w14:textId="77777777" w:rsidR="0063128F" w:rsidRDefault="0063128F">
            <w:pPr>
              <w:pStyle w:val="TableParagraph"/>
              <w:kinsoku w:val="0"/>
              <w:overflowPunct w:val="0"/>
              <w:spacing w:before="16"/>
              <w:ind w:left="171"/>
              <w:jc w:val="center"/>
            </w:pPr>
            <w:r>
              <w:rPr>
                <w:rFonts w:ascii="Verdana" w:hAnsi="Verdana" w:cs="Verdana"/>
                <w:sz w:val="18"/>
                <w:szCs w:val="18"/>
              </w:rPr>
              <w:t>5</w:t>
            </w:r>
          </w:p>
        </w:tc>
        <w:tc>
          <w:tcPr>
            <w:tcW w:w="7847" w:type="dxa"/>
            <w:tcBorders>
              <w:top w:val="nil"/>
              <w:left w:val="nil"/>
              <w:bottom w:val="nil"/>
              <w:right w:val="nil"/>
            </w:tcBorders>
          </w:tcPr>
          <w:p w14:paraId="13AA6D5E" w14:textId="77777777" w:rsidR="0063128F" w:rsidRDefault="0063128F">
            <w:pPr>
              <w:pStyle w:val="TableParagraph"/>
              <w:kinsoku w:val="0"/>
              <w:overflowPunct w:val="0"/>
              <w:spacing w:before="16"/>
              <w:ind w:left="260"/>
            </w:pPr>
            <w:proofErr w:type="spellStart"/>
            <w:r>
              <w:rPr>
                <w:rFonts w:ascii="Verdana" w:hAnsi="Verdana" w:cs="Verdana"/>
                <w:spacing w:val="-1"/>
                <w:sz w:val="18"/>
                <w:szCs w:val="18"/>
              </w:rPr>
              <w:t>Reserved</w:t>
            </w:r>
            <w:proofErr w:type="spellEnd"/>
          </w:p>
        </w:tc>
      </w:tr>
      <w:tr w:rsidR="0063128F" w14:paraId="55B91A29" w14:textId="77777777">
        <w:trPr>
          <w:trHeight w:hRule="exact" w:val="275"/>
        </w:trPr>
        <w:tc>
          <w:tcPr>
            <w:tcW w:w="1383" w:type="dxa"/>
            <w:tcBorders>
              <w:top w:val="nil"/>
              <w:left w:val="nil"/>
              <w:bottom w:val="nil"/>
              <w:right w:val="nil"/>
            </w:tcBorders>
          </w:tcPr>
          <w:p w14:paraId="04F59AAE" w14:textId="77777777" w:rsidR="0063128F" w:rsidRDefault="0063128F">
            <w:pPr>
              <w:pStyle w:val="TableParagraph"/>
              <w:kinsoku w:val="0"/>
              <w:overflowPunct w:val="0"/>
              <w:spacing w:before="15"/>
              <w:ind w:left="171"/>
              <w:jc w:val="center"/>
            </w:pPr>
            <w:r>
              <w:rPr>
                <w:rFonts w:ascii="Verdana" w:hAnsi="Verdana" w:cs="Verdana"/>
                <w:sz w:val="18"/>
                <w:szCs w:val="18"/>
              </w:rPr>
              <w:t>6</w:t>
            </w:r>
          </w:p>
        </w:tc>
        <w:tc>
          <w:tcPr>
            <w:tcW w:w="7847" w:type="dxa"/>
            <w:tcBorders>
              <w:top w:val="nil"/>
              <w:left w:val="nil"/>
              <w:bottom w:val="nil"/>
              <w:right w:val="nil"/>
            </w:tcBorders>
          </w:tcPr>
          <w:p w14:paraId="5D3BAF18" w14:textId="77777777" w:rsidR="0063128F" w:rsidRDefault="0063128F">
            <w:pPr>
              <w:pStyle w:val="TableParagraph"/>
              <w:kinsoku w:val="0"/>
              <w:overflowPunct w:val="0"/>
              <w:spacing w:before="15"/>
              <w:ind w:left="260"/>
            </w:pPr>
            <w:r>
              <w:rPr>
                <w:rFonts w:ascii="Verdana" w:hAnsi="Verdana" w:cs="Verdana"/>
                <w:sz w:val="18"/>
                <w:szCs w:val="18"/>
              </w:rPr>
              <w:t>2A</w:t>
            </w:r>
          </w:p>
        </w:tc>
      </w:tr>
      <w:tr w:rsidR="0063128F" w14:paraId="62F93727" w14:textId="77777777">
        <w:trPr>
          <w:trHeight w:hRule="exact" w:val="275"/>
        </w:trPr>
        <w:tc>
          <w:tcPr>
            <w:tcW w:w="1383" w:type="dxa"/>
            <w:tcBorders>
              <w:top w:val="nil"/>
              <w:left w:val="nil"/>
              <w:bottom w:val="nil"/>
              <w:right w:val="nil"/>
            </w:tcBorders>
          </w:tcPr>
          <w:p w14:paraId="392D8D0F" w14:textId="77777777" w:rsidR="0063128F" w:rsidRDefault="0063128F">
            <w:pPr>
              <w:pStyle w:val="TableParagraph"/>
              <w:kinsoku w:val="0"/>
              <w:overflowPunct w:val="0"/>
              <w:spacing w:before="16"/>
              <w:ind w:left="171"/>
              <w:jc w:val="center"/>
            </w:pPr>
            <w:r>
              <w:rPr>
                <w:rFonts w:ascii="Verdana" w:hAnsi="Verdana" w:cs="Verdana"/>
                <w:sz w:val="18"/>
                <w:szCs w:val="18"/>
              </w:rPr>
              <w:t>7</w:t>
            </w:r>
          </w:p>
        </w:tc>
        <w:tc>
          <w:tcPr>
            <w:tcW w:w="7847" w:type="dxa"/>
            <w:tcBorders>
              <w:top w:val="nil"/>
              <w:left w:val="nil"/>
              <w:bottom w:val="nil"/>
              <w:right w:val="nil"/>
            </w:tcBorders>
          </w:tcPr>
          <w:p w14:paraId="23893D16" w14:textId="77777777" w:rsidR="0063128F" w:rsidRDefault="0063128F">
            <w:pPr>
              <w:pStyle w:val="TableParagraph"/>
              <w:kinsoku w:val="0"/>
              <w:overflowPunct w:val="0"/>
              <w:spacing w:before="16"/>
              <w:ind w:left="260"/>
            </w:pPr>
            <w:r>
              <w:rPr>
                <w:rFonts w:ascii="Verdana" w:hAnsi="Verdana" w:cs="Verdana"/>
                <w:sz w:val="18"/>
                <w:szCs w:val="18"/>
              </w:rPr>
              <w:t>2B</w:t>
            </w:r>
          </w:p>
        </w:tc>
      </w:tr>
      <w:tr w:rsidR="0063128F" w14:paraId="6DFE2DAF" w14:textId="77777777">
        <w:trPr>
          <w:trHeight w:hRule="exact" w:val="275"/>
        </w:trPr>
        <w:tc>
          <w:tcPr>
            <w:tcW w:w="1383" w:type="dxa"/>
            <w:tcBorders>
              <w:top w:val="nil"/>
              <w:left w:val="nil"/>
              <w:bottom w:val="nil"/>
              <w:right w:val="nil"/>
            </w:tcBorders>
          </w:tcPr>
          <w:p w14:paraId="0DC5BBEC" w14:textId="77777777" w:rsidR="0063128F" w:rsidRDefault="0063128F">
            <w:pPr>
              <w:pStyle w:val="TableParagraph"/>
              <w:kinsoku w:val="0"/>
              <w:overflowPunct w:val="0"/>
              <w:spacing w:before="14"/>
              <w:ind w:left="171"/>
              <w:jc w:val="center"/>
            </w:pPr>
            <w:r>
              <w:rPr>
                <w:rFonts w:ascii="Verdana" w:hAnsi="Verdana" w:cs="Verdana"/>
                <w:sz w:val="18"/>
                <w:szCs w:val="18"/>
              </w:rPr>
              <w:t>8</w:t>
            </w:r>
          </w:p>
        </w:tc>
        <w:tc>
          <w:tcPr>
            <w:tcW w:w="7847" w:type="dxa"/>
            <w:tcBorders>
              <w:top w:val="nil"/>
              <w:left w:val="nil"/>
              <w:bottom w:val="nil"/>
              <w:right w:val="nil"/>
            </w:tcBorders>
          </w:tcPr>
          <w:p w14:paraId="75C6FDA9" w14:textId="77777777" w:rsidR="0063128F" w:rsidRDefault="0063128F">
            <w:pPr>
              <w:pStyle w:val="TableParagraph"/>
              <w:kinsoku w:val="0"/>
              <w:overflowPunct w:val="0"/>
              <w:spacing w:before="14"/>
              <w:ind w:left="260"/>
            </w:pPr>
            <w:r>
              <w:rPr>
                <w:rFonts w:ascii="Verdana" w:hAnsi="Verdana" w:cs="Verdana"/>
                <w:sz w:val="18"/>
                <w:szCs w:val="18"/>
              </w:rPr>
              <w:t>2C</w:t>
            </w:r>
          </w:p>
        </w:tc>
      </w:tr>
      <w:tr w:rsidR="0063128F" w14:paraId="29477A1C" w14:textId="77777777">
        <w:trPr>
          <w:trHeight w:hRule="exact" w:val="275"/>
        </w:trPr>
        <w:tc>
          <w:tcPr>
            <w:tcW w:w="1383" w:type="dxa"/>
            <w:tcBorders>
              <w:top w:val="nil"/>
              <w:left w:val="nil"/>
              <w:bottom w:val="nil"/>
              <w:right w:val="nil"/>
            </w:tcBorders>
          </w:tcPr>
          <w:p w14:paraId="4B2B84FD" w14:textId="77777777" w:rsidR="0063128F" w:rsidRDefault="0063128F">
            <w:pPr>
              <w:pStyle w:val="TableParagraph"/>
              <w:kinsoku w:val="0"/>
              <w:overflowPunct w:val="0"/>
              <w:spacing w:before="16"/>
              <w:ind w:left="171"/>
              <w:jc w:val="center"/>
            </w:pPr>
            <w:r>
              <w:rPr>
                <w:rFonts w:ascii="Verdana" w:hAnsi="Verdana" w:cs="Verdana"/>
                <w:sz w:val="18"/>
                <w:szCs w:val="18"/>
              </w:rPr>
              <w:t>9</w:t>
            </w:r>
          </w:p>
        </w:tc>
        <w:tc>
          <w:tcPr>
            <w:tcW w:w="7847" w:type="dxa"/>
            <w:tcBorders>
              <w:top w:val="nil"/>
              <w:left w:val="nil"/>
              <w:bottom w:val="nil"/>
              <w:right w:val="nil"/>
            </w:tcBorders>
          </w:tcPr>
          <w:p w14:paraId="5F99C5D6" w14:textId="77777777" w:rsidR="0063128F" w:rsidRDefault="0063128F">
            <w:pPr>
              <w:pStyle w:val="TableParagraph"/>
              <w:kinsoku w:val="0"/>
              <w:overflowPunct w:val="0"/>
              <w:spacing w:before="16"/>
              <w:ind w:left="260"/>
            </w:pPr>
            <w:r>
              <w:rPr>
                <w:rFonts w:ascii="Verdana" w:hAnsi="Verdana" w:cs="Verdana"/>
                <w:sz w:val="18"/>
                <w:szCs w:val="18"/>
              </w:rPr>
              <w:t>2D</w:t>
            </w:r>
          </w:p>
        </w:tc>
      </w:tr>
      <w:tr w:rsidR="0063128F" w14:paraId="3BDFBBD2" w14:textId="77777777">
        <w:trPr>
          <w:trHeight w:hRule="exact" w:val="275"/>
        </w:trPr>
        <w:tc>
          <w:tcPr>
            <w:tcW w:w="1383" w:type="dxa"/>
            <w:tcBorders>
              <w:top w:val="nil"/>
              <w:left w:val="nil"/>
              <w:bottom w:val="nil"/>
              <w:right w:val="nil"/>
            </w:tcBorders>
          </w:tcPr>
          <w:p w14:paraId="36245612" w14:textId="77777777" w:rsidR="0063128F" w:rsidRDefault="0063128F">
            <w:pPr>
              <w:pStyle w:val="TableParagraph"/>
              <w:kinsoku w:val="0"/>
              <w:overflowPunct w:val="0"/>
              <w:spacing w:before="14"/>
              <w:ind w:left="176"/>
              <w:jc w:val="center"/>
            </w:pPr>
            <w:r>
              <w:rPr>
                <w:rFonts w:ascii="Verdana" w:hAnsi="Verdana" w:cs="Verdana"/>
                <w:sz w:val="18"/>
                <w:szCs w:val="18"/>
              </w:rPr>
              <w:t>10</w:t>
            </w:r>
          </w:p>
        </w:tc>
        <w:tc>
          <w:tcPr>
            <w:tcW w:w="7847" w:type="dxa"/>
            <w:tcBorders>
              <w:top w:val="nil"/>
              <w:left w:val="nil"/>
              <w:bottom w:val="nil"/>
              <w:right w:val="nil"/>
            </w:tcBorders>
          </w:tcPr>
          <w:p w14:paraId="2B06B879" w14:textId="77777777" w:rsidR="0063128F" w:rsidRDefault="0063128F">
            <w:pPr>
              <w:pStyle w:val="TableParagraph"/>
              <w:kinsoku w:val="0"/>
              <w:overflowPunct w:val="0"/>
              <w:spacing w:before="14"/>
              <w:ind w:left="260"/>
            </w:pPr>
            <w:proofErr w:type="spellStart"/>
            <w:r>
              <w:rPr>
                <w:rFonts w:ascii="Verdana" w:hAnsi="Verdana" w:cs="Verdana"/>
                <w:spacing w:val="-1"/>
                <w:sz w:val="18"/>
                <w:szCs w:val="18"/>
              </w:rPr>
              <w:t>Reserved</w:t>
            </w:r>
            <w:proofErr w:type="spellEnd"/>
          </w:p>
        </w:tc>
      </w:tr>
      <w:tr w:rsidR="0063128F" w14:paraId="60C37DB3" w14:textId="77777777">
        <w:trPr>
          <w:trHeight w:hRule="exact" w:val="275"/>
        </w:trPr>
        <w:tc>
          <w:tcPr>
            <w:tcW w:w="1383" w:type="dxa"/>
            <w:tcBorders>
              <w:top w:val="nil"/>
              <w:left w:val="nil"/>
              <w:bottom w:val="nil"/>
              <w:right w:val="nil"/>
            </w:tcBorders>
          </w:tcPr>
          <w:p w14:paraId="1135342B" w14:textId="77777777" w:rsidR="0063128F" w:rsidRDefault="0063128F">
            <w:pPr>
              <w:pStyle w:val="TableParagraph"/>
              <w:kinsoku w:val="0"/>
              <w:overflowPunct w:val="0"/>
              <w:spacing w:before="16"/>
              <w:ind w:left="176"/>
              <w:jc w:val="center"/>
            </w:pPr>
            <w:r>
              <w:rPr>
                <w:rFonts w:ascii="Verdana" w:hAnsi="Verdana" w:cs="Verdana"/>
                <w:sz w:val="18"/>
                <w:szCs w:val="18"/>
              </w:rPr>
              <w:t>11</w:t>
            </w:r>
          </w:p>
        </w:tc>
        <w:tc>
          <w:tcPr>
            <w:tcW w:w="7847" w:type="dxa"/>
            <w:tcBorders>
              <w:top w:val="nil"/>
              <w:left w:val="nil"/>
              <w:bottom w:val="nil"/>
              <w:right w:val="nil"/>
            </w:tcBorders>
          </w:tcPr>
          <w:p w14:paraId="411F1709" w14:textId="77777777" w:rsidR="0063128F" w:rsidRDefault="0063128F">
            <w:pPr>
              <w:pStyle w:val="TableParagraph"/>
              <w:kinsoku w:val="0"/>
              <w:overflowPunct w:val="0"/>
              <w:spacing w:before="16"/>
              <w:ind w:left="260"/>
            </w:pPr>
            <w:r>
              <w:rPr>
                <w:rFonts w:ascii="Verdana" w:hAnsi="Verdana" w:cs="Verdana"/>
                <w:sz w:val="18"/>
                <w:szCs w:val="18"/>
              </w:rPr>
              <w:t>3A</w:t>
            </w:r>
          </w:p>
        </w:tc>
      </w:tr>
      <w:tr w:rsidR="0063128F" w14:paraId="1FD045BE" w14:textId="77777777">
        <w:trPr>
          <w:trHeight w:hRule="exact" w:val="275"/>
        </w:trPr>
        <w:tc>
          <w:tcPr>
            <w:tcW w:w="1383" w:type="dxa"/>
            <w:tcBorders>
              <w:top w:val="nil"/>
              <w:left w:val="nil"/>
              <w:bottom w:val="nil"/>
              <w:right w:val="nil"/>
            </w:tcBorders>
          </w:tcPr>
          <w:p w14:paraId="46BA162A" w14:textId="77777777" w:rsidR="0063128F" w:rsidRDefault="0063128F">
            <w:pPr>
              <w:pStyle w:val="TableParagraph"/>
              <w:kinsoku w:val="0"/>
              <w:overflowPunct w:val="0"/>
              <w:spacing w:before="14"/>
              <w:ind w:left="176"/>
              <w:jc w:val="center"/>
            </w:pPr>
            <w:r>
              <w:rPr>
                <w:rFonts w:ascii="Verdana" w:hAnsi="Verdana" w:cs="Verdana"/>
                <w:sz w:val="18"/>
                <w:szCs w:val="18"/>
              </w:rPr>
              <w:t>12</w:t>
            </w:r>
          </w:p>
        </w:tc>
        <w:tc>
          <w:tcPr>
            <w:tcW w:w="7847" w:type="dxa"/>
            <w:tcBorders>
              <w:top w:val="nil"/>
              <w:left w:val="nil"/>
              <w:bottom w:val="nil"/>
              <w:right w:val="nil"/>
            </w:tcBorders>
          </w:tcPr>
          <w:p w14:paraId="6BF136CD" w14:textId="77777777" w:rsidR="0063128F" w:rsidRDefault="0063128F">
            <w:pPr>
              <w:pStyle w:val="TableParagraph"/>
              <w:kinsoku w:val="0"/>
              <w:overflowPunct w:val="0"/>
              <w:spacing w:before="14"/>
              <w:ind w:left="260"/>
            </w:pPr>
            <w:r>
              <w:rPr>
                <w:rFonts w:ascii="Verdana" w:hAnsi="Verdana" w:cs="Verdana"/>
                <w:sz w:val="18"/>
                <w:szCs w:val="18"/>
              </w:rPr>
              <w:t>3B</w:t>
            </w:r>
          </w:p>
        </w:tc>
      </w:tr>
      <w:tr w:rsidR="0063128F" w14:paraId="4A74B10B" w14:textId="77777777">
        <w:trPr>
          <w:trHeight w:hRule="exact" w:val="275"/>
        </w:trPr>
        <w:tc>
          <w:tcPr>
            <w:tcW w:w="1383" w:type="dxa"/>
            <w:tcBorders>
              <w:top w:val="nil"/>
              <w:left w:val="nil"/>
              <w:bottom w:val="nil"/>
              <w:right w:val="nil"/>
            </w:tcBorders>
          </w:tcPr>
          <w:p w14:paraId="141059D3" w14:textId="77777777" w:rsidR="0063128F" w:rsidRDefault="0063128F">
            <w:pPr>
              <w:pStyle w:val="TableParagraph"/>
              <w:kinsoku w:val="0"/>
              <w:overflowPunct w:val="0"/>
              <w:spacing w:before="16"/>
              <w:ind w:left="176"/>
              <w:jc w:val="center"/>
            </w:pPr>
            <w:r>
              <w:rPr>
                <w:rFonts w:ascii="Verdana" w:hAnsi="Verdana" w:cs="Verdana"/>
                <w:sz w:val="18"/>
                <w:szCs w:val="18"/>
              </w:rPr>
              <w:t>13</w:t>
            </w:r>
          </w:p>
        </w:tc>
        <w:tc>
          <w:tcPr>
            <w:tcW w:w="7847" w:type="dxa"/>
            <w:tcBorders>
              <w:top w:val="nil"/>
              <w:left w:val="nil"/>
              <w:bottom w:val="nil"/>
              <w:right w:val="nil"/>
            </w:tcBorders>
          </w:tcPr>
          <w:p w14:paraId="5252B849" w14:textId="77777777" w:rsidR="0063128F" w:rsidRDefault="0063128F">
            <w:pPr>
              <w:pStyle w:val="TableParagraph"/>
              <w:kinsoku w:val="0"/>
              <w:overflowPunct w:val="0"/>
              <w:spacing w:before="16"/>
              <w:ind w:left="260"/>
            </w:pPr>
            <w:r>
              <w:rPr>
                <w:rFonts w:ascii="Verdana" w:hAnsi="Verdana" w:cs="Verdana"/>
                <w:sz w:val="18"/>
                <w:szCs w:val="18"/>
              </w:rPr>
              <w:t>3C</w:t>
            </w:r>
          </w:p>
        </w:tc>
      </w:tr>
      <w:tr w:rsidR="0063128F" w14:paraId="118DAF38" w14:textId="77777777">
        <w:trPr>
          <w:trHeight w:hRule="exact" w:val="275"/>
        </w:trPr>
        <w:tc>
          <w:tcPr>
            <w:tcW w:w="1383" w:type="dxa"/>
            <w:tcBorders>
              <w:top w:val="nil"/>
              <w:left w:val="nil"/>
              <w:bottom w:val="nil"/>
              <w:right w:val="nil"/>
            </w:tcBorders>
          </w:tcPr>
          <w:p w14:paraId="79B8DBBE" w14:textId="77777777" w:rsidR="0063128F" w:rsidRDefault="0063128F">
            <w:pPr>
              <w:pStyle w:val="TableParagraph"/>
              <w:kinsoku w:val="0"/>
              <w:overflowPunct w:val="0"/>
              <w:spacing w:before="14"/>
              <w:ind w:left="176"/>
              <w:jc w:val="center"/>
            </w:pPr>
            <w:r>
              <w:rPr>
                <w:rFonts w:ascii="Verdana" w:hAnsi="Verdana" w:cs="Verdana"/>
                <w:sz w:val="18"/>
                <w:szCs w:val="18"/>
              </w:rPr>
              <w:t>14</w:t>
            </w:r>
          </w:p>
        </w:tc>
        <w:tc>
          <w:tcPr>
            <w:tcW w:w="7847" w:type="dxa"/>
            <w:tcBorders>
              <w:top w:val="nil"/>
              <w:left w:val="nil"/>
              <w:bottom w:val="nil"/>
              <w:right w:val="nil"/>
            </w:tcBorders>
          </w:tcPr>
          <w:p w14:paraId="43D305AE" w14:textId="77777777" w:rsidR="0063128F" w:rsidRDefault="0063128F">
            <w:pPr>
              <w:pStyle w:val="TableParagraph"/>
              <w:kinsoku w:val="0"/>
              <w:overflowPunct w:val="0"/>
              <w:spacing w:before="14"/>
              <w:ind w:left="260"/>
            </w:pPr>
            <w:r>
              <w:rPr>
                <w:rFonts w:ascii="Verdana" w:hAnsi="Verdana" w:cs="Verdana"/>
                <w:sz w:val="18"/>
                <w:szCs w:val="18"/>
              </w:rPr>
              <w:t>3D</w:t>
            </w:r>
          </w:p>
        </w:tc>
      </w:tr>
      <w:tr w:rsidR="0063128F" w14:paraId="1E1D11B5" w14:textId="77777777">
        <w:trPr>
          <w:trHeight w:hRule="exact" w:val="275"/>
        </w:trPr>
        <w:tc>
          <w:tcPr>
            <w:tcW w:w="1383" w:type="dxa"/>
            <w:tcBorders>
              <w:top w:val="nil"/>
              <w:left w:val="nil"/>
              <w:bottom w:val="nil"/>
              <w:right w:val="nil"/>
            </w:tcBorders>
          </w:tcPr>
          <w:p w14:paraId="0387A401" w14:textId="77777777" w:rsidR="0063128F" w:rsidRDefault="0063128F">
            <w:pPr>
              <w:pStyle w:val="TableParagraph"/>
              <w:kinsoku w:val="0"/>
              <w:overflowPunct w:val="0"/>
              <w:spacing w:before="16"/>
              <w:ind w:left="176"/>
              <w:jc w:val="center"/>
            </w:pPr>
            <w:r>
              <w:rPr>
                <w:rFonts w:ascii="Verdana" w:hAnsi="Verdana" w:cs="Verdana"/>
                <w:sz w:val="18"/>
                <w:szCs w:val="18"/>
              </w:rPr>
              <w:t>15</w:t>
            </w:r>
          </w:p>
        </w:tc>
        <w:tc>
          <w:tcPr>
            <w:tcW w:w="7847" w:type="dxa"/>
            <w:tcBorders>
              <w:top w:val="nil"/>
              <w:left w:val="nil"/>
              <w:bottom w:val="nil"/>
              <w:right w:val="nil"/>
            </w:tcBorders>
          </w:tcPr>
          <w:p w14:paraId="05AB77BC" w14:textId="77777777" w:rsidR="0063128F" w:rsidRDefault="0063128F">
            <w:pPr>
              <w:pStyle w:val="TableParagraph"/>
              <w:kinsoku w:val="0"/>
              <w:overflowPunct w:val="0"/>
              <w:spacing w:before="16"/>
              <w:ind w:left="260"/>
            </w:pPr>
            <w:proofErr w:type="spellStart"/>
            <w:r>
              <w:rPr>
                <w:rFonts w:ascii="Verdana" w:hAnsi="Verdana" w:cs="Verdana"/>
                <w:spacing w:val="-1"/>
                <w:sz w:val="18"/>
                <w:szCs w:val="18"/>
              </w:rPr>
              <w:t>Reserved</w:t>
            </w:r>
            <w:proofErr w:type="spellEnd"/>
          </w:p>
        </w:tc>
      </w:tr>
      <w:tr w:rsidR="0063128F" w14:paraId="73C988EE" w14:textId="77777777">
        <w:trPr>
          <w:trHeight w:hRule="exact" w:val="275"/>
        </w:trPr>
        <w:tc>
          <w:tcPr>
            <w:tcW w:w="1383" w:type="dxa"/>
            <w:tcBorders>
              <w:top w:val="nil"/>
              <w:left w:val="nil"/>
              <w:bottom w:val="nil"/>
              <w:right w:val="nil"/>
            </w:tcBorders>
          </w:tcPr>
          <w:p w14:paraId="5C3D1F40" w14:textId="77777777" w:rsidR="0063128F" w:rsidRDefault="0063128F">
            <w:pPr>
              <w:pStyle w:val="TableParagraph"/>
              <w:kinsoku w:val="0"/>
              <w:overflowPunct w:val="0"/>
              <w:spacing w:before="14"/>
              <w:ind w:left="176"/>
              <w:jc w:val="center"/>
            </w:pPr>
            <w:r>
              <w:rPr>
                <w:rFonts w:ascii="Verdana" w:hAnsi="Verdana" w:cs="Verdana"/>
                <w:sz w:val="18"/>
                <w:szCs w:val="18"/>
              </w:rPr>
              <w:t>16</w:t>
            </w:r>
          </w:p>
        </w:tc>
        <w:tc>
          <w:tcPr>
            <w:tcW w:w="7847" w:type="dxa"/>
            <w:tcBorders>
              <w:top w:val="nil"/>
              <w:left w:val="nil"/>
              <w:bottom w:val="nil"/>
              <w:right w:val="nil"/>
            </w:tcBorders>
          </w:tcPr>
          <w:p w14:paraId="2FE4B391" w14:textId="77777777" w:rsidR="0063128F" w:rsidRDefault="0063128F">
            <w:pPr>
              <w:pStyle w:val="TableParagraph"/>
              <w:kinsoku w:val="0"/>
              <w:overflowPunct w:val="0"/>
              <w:spacing w:before="14"/>
              <w:ind w:left="260"/>
            </w:pPr>
            <w:r>
              <w:rPr>
                <w:rFonts w:ascii="Verdana" w:hAnsi="Verdana" w:cs="Verdana"/>
                <w:sz w:val="18"/>
                <w:szCs w:val="18"/>
              </w:rPr>
              <w:t>4A</w:t>
            </w:r>
          </w:p>
        </w:tc>
      </w:tr>
      <w:tr w:rsidR="0063128F" w14:paraId="468072A2" w14:textId="77777777">
        <w:trPr>
          <w:trHeight w:hRule="exact" w:val="275"/>
        </w:trPr>
        <w:tc>
          <w:tcPr>
            <w:tcW w:w="1383" w:type="dxa"/>
            <w:tcBorders>
              <w:top w:val="nil"/>
              <w:left w:val="nil"/>
              <w:bottom w:val="nil"/>
              <w:right w:val="nil"/>
            </w:tcBorders>
          </w:tcPr>
          <w:p w14:paraId="159708B3" w14:textId="77777777" w:rsidR="0063128F" w:rsidRDefault="0063128F">
            <w:pPr>
              <w:pStyle w:val="TableParagraph"/>
              <w:kinsoku w:val="0"/>
              <w:overflowPunct w:val="0"/>
              <w:spacing w:before="16"/>
              <w:ind w:left="176"/>
              <w:jc w:val="center"/>
            </w:pPr>
            <w:r>
              <w:rPr>
                <w:rFonts w:ascii="Verdana" w:hAnsi="Verdana" w:cs="Verdana"/>
                <w:sz w:val="18"/>
                <w:szCs w:val="18"/>
              </w:rPr>
              <w:t>17</w:t>
            </w:r>
          </w:p>
        </w:tc>
        <w:tc>
          <w:tcPr>
            <w:tcW w:w="7847" w:type="dxa"/>
            <w:tcBorders>
              <w:top w:val="nil"/>
              <w:left w:val="nil"/>
              <w:bottom w:val="nil"/>
              <w:right w:val="nil"/>
            </w:tcBorders>
          </w:tcPr>
          <w:p w14:paraId="5E3586C7" w14:textId="77777777" w:rsidR="0063128F" w:rsidRDefault="0063128F">
            <w:pPr>
              <w:pStyle w:val="TableParagraph"/>
              <w:kinsoku w:val="0"/>
              <w:overflowPunct w:val="0"/>
              <w:spacing w:before="16"/>
              <w:ind w:left="260"/>
            </w:pPr>
            <w:r>
              <w:rPr>
                <w:rFonts w:ascii="Verdana" w:hAnsi="Verdana" w:cs="Verdana"/>
                <w:sz w:val="18"/>
                <w:szCs w:val="18"/>
              </w:rPr>
              <w:t>4B</w:t>
            </w:r>
          </w:p>
        </w:tc>
      </w:tr>
      <w:tr w:rsidR="0063128F" w14:paraId="159A0092" w14:textId="77777777">
        <w:trPr>
          <w:trHeight w:hRule="exact" w:val="275"/>
        </w:trPr>
        <w:tc>
          <w:tcPr>
            <w:tcW w:w="1383" w:type="dxa"/>
            <w:tcBorders>
              <w:top w:val="nil"/>
              <w:left w:val="nil"/>
              <w:bottom w:val="nil"/>
              <w:right w:val="nil"/>
            </w:tcBorders>
          </w:tcPr>
          <w:p w14:paraId="48BA91BC" w14:textId="77777777" w:rsidR="0063128F" w:rsidRDefault="0063128F">
            <w:pPr>
              <w:pStyle w:val="TableParagraph"/>
              <w:kinsoku w:val="0"/>
              <w:overflowPunct w:val="0"/>
              <w:spacing w:before="14"/>
              <w:ind w:left="176"/>
              <w:jc w:val="center"/>
            </w:pPr>
            <w:r>
              <w:rPr>
                <w:rFonts w:ascii="Verdana" w:hAnsi="Verdana" w:cs="Verdana"/>
                <w:sz w:val="18"/>
                <w:szCs w:val="18"/>
              </w:rPr>
              <w:t>18</w:t>
            </w:r>
          </w:p>
        </w:tc>
        <w:tc>
          <w:tcPr>
            <w:tcW w:w="7847" w:type="dxa"/>
            <w:tcBorders>
              <w:top w:val="nil"/>
              <w:left w:val="nil"/>
              <w:bottom w:val="nil"/>
              <w:right w:val="nil"/>
            </w:tcBorders>
          </w:tcPr>
          <w:p w14:paraId="3875ADD1" w14:textId="77777777" w:rsidR="0063128F" w:rsidRDefault="0063128F">
            <w:pPr>
              <w:pStyle w:val="TableParagraph"/>
              <w:kinsoku w:val="0"/>
              <w:overflowPunct w:val="0"/>
              <w:spacing w:before="14"/>
              <w:ind w:left="260"/>
            </w:pPr>
            <w:r>
              <w:rPr>
                <w:rFonts w:ascii="Verdana" w:hAnsi="Verdana" w:cs="Verdana"/>
                <w:sz w:val="18"/>
                <w:szCs w:val="18"/>
              </w:rPr>
              <w:t>4C</w:t>
            </w:r>
          </w:p>
        </w:tc>
      </w:tr>
      <w:tr w:rsidR="0063128F" w14:paraId="7AC2E812" w14:textId="77777777">
        <w:trPr>
          <w:trHeight w:hRule="exact" w:val="275"/>
        </w:trPr>
        <w:tc>
          <w:tcPr>
            <w:tcW w:w="1383" w:type="dxa"/>
            <w:tcBorders>
              <w:top w:val="nil"/>
              <w:left w:val="nil"/>
              <w:bottom w:val="nil"/>
              <w:right w:val="nil"/>
            </w:tcBorders>
          </w:tcPr>
          <w:p w14:paraId="5014AC1E" w14:textId="77777777" w:rsidR="0063128F" w:rsidRDefault="0063128F">
            <w:pPr>
              <w:pStyle w:val="TableParagraph"/>
              <w:kinsoku w:val="0"/>
              <w:overflowPunct w:val="0"/>
              <w:spacing w:before="16"/>
              <w:ind w:left="176"/>
              <w:jc w:val="center"/>
            </w:pPr>
            <w:r>
              <w:rPr>
                <w:rFonts w:ascii="Verdana" w:hAnsi="Verdana" w:cs="Verdana"/>
                <w:sz w:val="18"/>
                <w:szCs w:val="18"/>
              </w:rPr>
              <w:t>19</w:t>
            </w:r>
          </w:p>
        </w:tc>
        <w:tc>
          <w:tcPr>
            <w:tcW w:w="7847" w:type="dxa"/>
            <w:tcBorders>
              <w:top w:val="nil"/>
              <w:left w:val="nil"/>
              <w:bottom w:val="nil"/>
              <w:right w:val="nil"/>
            </w:tcBorders>
          </w:tcPr>
          <w:p w14:paraId="441BD4E3" w14:textId="77777777" w:rsidR="0063128F" w:rsidRDefault="0063128F">
            <w:pPr>
              <w:pStyle w:val="TableParagraph"/>
              <w:kinsoku w:val="0"/>
              <w:overflowPunct w:val="0"/>
              <w:spacing w:before="16"/>
              <w:ind w:left="260"/>
            </w:pPr>
            <w:r>
              <w:rPr>
                <w:rFonts w:ascii="Verdana" w:hAnsi="Verdana" w:cs="Verdana"/>
                <w:sz w:val="18"/>
                <w:szCs w:val="18"/>
              </w:rPr>
              <w:t>4D</w:t>
            </w:r>
          </w:p>
        </w:tc>
      </w:tr>
      <w:tr w:rsidR="0063128F" w14:paraId="2909969C" w14:textId="77777777">
        <w:trPr>
          <w:trHeight w:hRule="exact" w:val="275"/>
        </w:trPr>
        <w:tc>
          <w:tcPr>
            <w:tcW w:w="1383" w:type="dxa"/>
            <w:tcBorders>
              <w:top w:val="nil"/>
              <w:left w:val="nil"/>
              <w:bottom w:val="nil"/>
              <w:right w:val="nil"/>
            </w:tcBorders>
          </w:tcPr>
          <w:p w14:paraId="224DF20D" w14:textId="77777777" w:rsidR="0063128F" w:rsidRDefault="0063128F">
            <w:pPr>
              <w:pStyle w:val="TableParagraph"/>
              <w:kinsoku w:val="0"/>
              <w:overflowPunct w:val="0"/>
              <w:spacing w:before="14"/>
              <w:ind w:left="176"/>
              <w:jc w:val="center"/>
            </w:pPr>
            <w:r>
              <w:rPr>
                <w:rFonts w:ascii="Verdana" w:hAnsi="Verdana" w:cs="Verdana"/>
                <w:sz w:val="18"/>
                <w:szCs w:val="18"/>
              </w:rPr>
              <w:t>20</w:t>
            </w:r>
          </w:p>
        </w:tc>
        <w:tc>
          <w:tcPr>
            <w:tcW w:w="7847" w:type="dxa"/>
            <w:tcBorders>
              <w:top w:val="nil"/>
              <w:left w:val="nil"/>
              <w:bottom w:val="nil"/>
              <w:right w:val="nil"/>
            </w:tcBorders>
          </w:tcPr>
          <w:p w14:paraId="234BABC6" w14:textId="77777777" w:rsidR="0063128F" w:rsidRDefault="0063128F">
            <w:pPr>
              <w:pStyle w:val="TableParagraph"/>
              <w:kinsoku w:val="0"/>
              <w:overflowPunct w:val="0"/>
              <w:spacing w:before="14"/>
              <w:ind w:left="260"/>
            </w:pPr>
            <w:proofErr w:type="spellStart"/>
            <w:r>
              <w:rPr>
                <w:rFonts w:ascii="Verdana" w:hAnsi="Verdana" w:cs="Verdana"/>
                <w:spacing w:val="-1"/>
                <w:sz w:val="18"/>
                <w:szCs w:val="18"/>
              </w:rPr>
              <w:t>Reserved</w:t>
            </w:r>
            <w:proofErr w:type="spellEnd"/>
          </w:p>
        </w:tc>
      </w:tr>
      <w:tr w:rsidR="0063128F" w14:paraId="471F2520" w14:textId="77777777">
        <w:trPr>
          <w:trHeight w:hRule="exact" w:val="275"/>
        </w:trPr>
        <w:tc>
          <w:tcPr>
            <w:tcW w:w="1383" w:type="dxa"/>
            <w:tcBorders>
              <w:top w:val="nil"/>
              <w:left w:val="nil"/>
              <w:bottom w:val="nil"/>
              <w:right w:val="nil"/>
            </w:tcBorders>
          </w:tcPr>
          <w:p w14:paraId="6FE3A3AE" w14:textId="77777777" w:rsidR="0063128F" w:rsidRDefault="0063128F">
            <w:pPr>
              <w:pStyle w:val="TableParagraph"/>
              <w:kinsoku w:val="0"/>
              <w:overflowPunct w:val="0"/>
              <w:spacing w:before="16"/>
              <w:ind w:left="176"/>
              <w:jc w:val="center"/>
            </w:pPr>
            <w:r>
              <w:rPr>
                <w:rFonts w:ascii="Verdana" w:hAnsi="Verdana" w:cs="Verdana"/>
                <w:sz w:val="18"/>
                <w:szCs w:val="18"/>
              </w:rPr>
              <w:t>21</w:t>
            </w:r>
          </w:p>
        </w:tc>
        <w:tc>
          <w:tcPr>
            <w:tcW w:w="7847" w:type="dxa"/>
            <w:tcBorders>
              <w:top w:val="nil"/>
              <w:left w:val="nil"/>
              <w:bottom w:val="nil"/>
              <w:right w:val="nil"/>
            </w:tcBorders>
          </w:tcPr>
          <w:p w14:paraId="0B0B2F38" w14:textId="77777777" w:rsidR="0063128F" w:rsidRDefault="0063128F">
            <w:pPr>
              <w:pStyle w:val="TableParagraph"/>
              <w:kinsoku w:val="0"/>
              <w:overflowPunct w:val="0"/>
              <w:spacing w:before="16"/>
              <w:ind w:left="260"/>
            </w:pPr>
            <w:r>
              <w:rPr>
                <w:rFonts w:ascii="Verdana" w:hAnsi="Verdana" w:cs="Verdana"/>
                <w:sz w:val="18"/>
                <w:szCs w:val="18"/>
              </w:rPr>
              <w:t>5A</w:t>
            </w:r>
          </w:p>
        </w:tc>
      </w:tr>
      <w:tr w:rsidR="0063128F" w14:paraId="3BAB524B" w14:textId="77777777">
        <w:trPr>
          <w:trHeight w:hRule="exact" w:val="275"/>
        </w:trPr>
        <w:tc>
          <w:tcPr>
            <w:tcW w:w="1383" w:type="dxa"/>
            <w:tcBorders>
              <w:top w:val="nil"/>
              <w:left w:val="nil"/>
              <w:bottom w:val="nil"/>
              <w:right w:val="nil"/>
            </w:tcBorders>
          </w:tcPr>
          <w:p w14:paraId="10E015CB" w14:textId="77777777" w:rsidR="0063128F" w:rsidRDefault="0063128F">
            <w:pPr>
              <w:pStyle w:val="TableParagraph"/>
              <w:kinsoku w:val="0"/>
              <w:overflowPunct w:val="0"/>
              <w:spacing w:before="14"/>
              <w:ind w:left="176"/>
              <w:jc w:val="center"/>
            </w:pPr>
            <w:r>
              <w:rPr>
                <w:rFonts w:ascii="Verdana" w:hAnsi="Verdana" w:cs="Verdana"/>
                <w:sz w:val="18"/>
                <w:szCs w:val="18"/>
              </w:rPr>
              <w:t>22</w:t>
            </w:r>
          </w:p>
        </w:tc>
        <w:tc>
          <w:tcPr>
            <w:tcW w:w="7847" w:type="dxa"/>
            <w:tcBorders>
              <w:top w:val="nil"/>
              <w:left w:val="nil"/>
              <w:bottom w:val="nil"/>
              <w:right w:val="nil"/>
            </w:tcBorders>
          </w:tcPr>
          <w:p w14:paraId="7FB0C610" w14:textId="77777777" w:rsidR="0063128F" w:rsidRDefault="0063128F">
            <w:pPr>
              <w:pStyle w:val="TableParagraph"/>
              <w:kinsoku w:val="0"/>
              <w:overflowPunct w:val="0"/>
              <w:spacing w:before="14"/>
              <w:ind w:left="260"/>
            </w:pPr>
            <w:r>
              <w:rPr>
                <w:rFonts w:ascii="Verdana" w:hAnsi="Verdana" w:cs="Verdana"/>
                <w:sz w:val="18"/>
                <w:szCs w:val="18"/>
              </w:rPr>
              <w:t>5B</w:t>
            </w:r>
          </w:p>
        </w:tc>
      </w:tr>
      <w:tr w:rsidR="0063128F" w14:paraId="7D99CB03" w14:textId="77777777">
        <w:trPr>
          <w:trHeight w:hRule="exact" w:val="275"/>
        </w:trPr>
        <w:tc>
          <w:tcPr>
            <w:tcW w:w="1383" w:type="dxa"/>
            <w:tcBorders>
              <w:top w:val="nil"/>
              <w:left w:val="nil"/>
              <w:bottom w:val="nil"/>
              <w:right w:val="nil"/>
            </w:tcBorders>
          </w:tcPr>
          <w:p w14:paraId="3680D21A" w14:textId="77777777" w:rsidR="0063128F" w:rsidRDefault="0063128F">
            <w:pPr>
              <w:pStyle w:val="TableParagraph"/>
              <w:kinsoku w:val="0"/>
              <w:overflowPunct w:val="0"/>
              <w:spacing w:before="16"/>
              <w:ind w:left="176"/>
              <w:jc w:val="center"/>
            </w:pPr>
            <w:r>
              <w:rPr>
                <w:rFonts w:ascii="Verdana" w:hAnsi="Verdana" w:cs="Verdana"/>
                <w:sz w:val="18"/>
                <w:szCs w:val="18"/>
              </w:rPr>
              <w:t>23</w:t>
            </w:r>
          </w:p>
        </w:tc>
        <w:tc>
          <w:tcPr>
            <w:tcW w:w="7847" w:type="dxa"/>
            <w:tcBorders>
              <w:top w:val="nil"/>
              <w:left w:val="nil"/>
              <w:bottom w:val="nil"/>
              <w:right w:val="nil"/>
            </w:tcBorders>
          </w:tcPr>
          <w:p w14:paraId="0708F488" w14:textId="77777777" w:rsidR="0063128F" w:rsidRDefault="0063128F">
            <w:pPr>
              <w:pStyle w:val="TableParagraph"/>
              <w:kinsoku w:val="0"/>
              <w:overflowPunct w:val="0"/>
              <w:spacing w:before="16"/>
              <w:ind w:left="260"/>
            </w:pPr>
            <w:r>
              <w:rPr>
                <w:rFonts w:ascii="Verdana" w:hAnsi="Verdana" w:cs="Verdana"/>
                <w:sz w:val="18"/>
                <w:szCs w:val="18"/>
              </w:rPr>
              <w:t>5C</w:t>
            </w:r>
          </w:p>
        </w:tc>
      </w:tr>
      <w:tr w:rsidR="0063128F" w14:paraId="7B083915" w14:textId="77777777">
        <w:trPr>
          <w:trHeight w:hRule="exact" w:val="274"/>
        </w:trPr>
        <w:tc>
          <w:tcPr>
            <w:tcW w:w="1383" w:type="dxa"/>
            <w:tcBorders>
              <w:top w:val="nil"/>
              <w:left w:val="nil"/>
              <w:bottom w:val="nil"/>
              <w:right w:val="nil"/>
            </w:tcBorders>
          </w:tcPr>
          <w:p w14:paraId="100E287B" w14:textId="77777777" w:rsidR="0063128F" w:rsidRDefault="0063128F">
            <w:pPr>
              <w:pStyle w:val="TableParagraph"/>
              <w:kinsoku w:val="0"/>
              <w:overflowPunct w:val="0"/>
              <w:spacing w:before="14"/>
              <w:ind w:left="176"/>
              <w:jc w:val="center"/>
            </w:pPr>
            <w:r>
              <w:rPr>
                <w:rFonts w:ascii="Verdana" w:hAnsi="Verdana" w:cs="Verdana"/>
                <w:sz w:val="18"/>
                <w:szCs w:val="18"/>
              </w:rPr>
              <w:t>24</w:t>
            </w:r>
          </w:p>
        </w:tc>
        <w:tc>
          <w:tcPr>
            <w:tcW w:w="7847" w:type="dxa"/>
            <w:tcBorders>
              <w:top w:val="nil"/>
              <w:left w:val="nil"/>
              <w:bottom w:val="nil"/>
              <w:right w:val="nil"/>
            </w:tcBorders>
          </w:tcPr>
          <w:p w14:paraId="0A33A9DD" w14:textId="77777777" w:rsidR="0063128F" w:rsidRDefault="0063128F">
            <w:pPr>
              <w:pStyle w:val="TableParagraph"/>
              <w:kinsoku w:val="0"/>
              <w:overflowPunct w:val="0"/>
              <w:spacing w:before="14"/>
              <w:ind w:left="260"/>
            </w:pPr>
            <w:r>
              <w:rPr>
                <w:rFonts w:ascii="Verdana" w:hAnsi="Verdana" w:cs="Verdana"/>
                <w:sz w:val="18"/>
                <w:szCs w:val="18"/>
              </w:rPr>
              <w:t>5D</w:t>
            </w:r>
          </w:p>
        </w:tc>
      </w:tr>
      <w:tr w:rsidR="0063128F" w14:paraId="55183B90" w14:textId="77777777">
        <w:trPr>
          <w:trHeight w:hRule="exact" w:val="275"/>
        </w:trPr>
        <w:tc>
          <w:tcPr>
            <w:tcW w:w="1383" w:type="dxa"/>
            <w:tcBorders>
              <w:top w:val="nil"/>
              <w:left w:val="nil"/>
              <w:bottom w:val="nil"/>
              <w:right w:val="nil"/>
            </w:tcBorders>
          </w:tcPr>
          <w:p w14:paraId="0582C482" w14:textId="77777777" w:rsidR="0063128F" w:rsidRDefault="0063128F">
            <w:pPr>
              <w:pStyle w:val="TableParagraph"/>
              <w:kinsoku w:val="0"/>
              <w:overflowPunct w:val="0"/>
              <w:spacing w:before="14"/>
              <w:ind w:left="176"/>
              <w:jc w:val="center"/>
            </w:pPr>
            <w:r>
              <w:rPr>
                <w:rFonts w:ascii="Verdana" w:hAnsi="Verdana" w:cs="Verdana"/>
                <w:sz w:val="18"/>
                <w:szCs w:val="18"/>
              </w:rPr>
              <w:t>25</w:t>
            </w:r>
          </w:p>
        </w:tc>
        <w:tc>
          <w:tcPr>
            <w:tcW w:w="7847" w:type="dxa"/>
            <w:tcBorders>
              <w:top w:val="nil"/>
              <w:left w:val="nil"/>
              <w:bottom w:val="nil"/>
              <w:right w:val="nil"/>
            </w:tcBorders>
          </w:tcPr>
          <w:p w14:paraId="04B955AB" w14:textId="77777777" w:rsidR="0063128F" w:rsidRDefault="0063128F">
            <w:pPr>
              <w:pStyle w:val="TableParagraph"/>
              <w:kinsoku w:val="0"/>
              <w:overflowPunct w:val="0"/>
              <w:spacing w:before="14"/>
              <w:ind w:left="260"/>
            </w:pPr>
            <w:proofErr w:type="spellStart"/>
            <w:r>
              <w:rPr>
                <w:rFonts w:ascii="Verdana" w:hAnsi="Verdana" w:cs="Verdana"/>
                <w:spacing w:val="-1"/>
                <w:sz w:val="18"/>
                <w:szCs w:val="18"/>
              </w:rPr>
              <w:t>Reserved</w:t>
            </w:r>
            <w:proofErr w:type="spellEnd"/>
          </w:p>
        </w:tc>
      </w:tr>
      <w:tr w:rsidR="0063128F" w14:paraId="2191ED73" w14:textId="77777777">
        <w:trPr>
          <w:trHeight w:hRule="exact" w:val="275"/>
        </w:trPr>
        <w:tc>
          <w:tcPr>
            <w:tcW w:w="1383" w:type="dxa"/>
            <w:tcBorders>
              <w:top w:val="nil"/>
              <w:left w:val="nil"/>
              <w:bottom w:val="nil"/>
              <w:right w:val="nil"/>
            </w:tcBorders>
          </w:tcPr>
          <w:p w14:paraId="1DB1F73B" w14:textId="77777777" w:rsidR="0063128F" w:rsidRDefault="0063128F">
            <w:pPr>
              <w:pStyle w:val="TableParagraph"/>
              <w:kinsoku w:val="0"/>
              <w:overflowPunct w:val="0"/>
              <w:spacing w:before="16"/>
              <w:ind w:left="176"/>
              <w:jc w:val="center"/>
            </w:pPr>
            <w:r>
              <w:rPr>
                <w:rFonts w:ascii="Verdana" w:hAnsi="Verdana" w:cs="Verdana"/>
                <w:sz w:val="18"/>
                <w:szCs w:val="18"/>
              </w:rPr>
              <w:t>26</w:t>
            </w:r>
          </w:p>
        </w:tc>
        <w:tc>
          <w:tcPr>
            <w:tcW w:w="7847" w:type="dxa"/>
            <w:tcBorders>
              <w:top w:val="nil"/>
              <w:left w:val="nil"/>
              <w:bottom w:val="nil"/>
              <w:right w:val="nil"/>
            </w:tcBorders>
          </w:tcPr>
          <w:p w14:paraId="4F6645D5" w14:textId="77777777" w:rsidR="0063128F" w:rsidRDefault="0063128F">
            <w:pPr>
              <w:pStyle w:val="TableParagraph"/>
              <w:kinsoku w:val="0"/>
              <w:overflowPunct w:val="0"/>
              <w:spacing w:before="16"/>
              <w:ind w:left="260"/>
            </w:pPr>
            <w:r>
              <w:rPr>
                <w:rFonts w:ascii="Verdana" w:hAnsi="Verdana" w:cs="Verdana"/>
                <w:sz w:val="18"/>
                <w:szCs w:val="18"/>
              </w:rPr>
              <w:t>1</w:t>
            </w:r>
          </w:p>
        </w:tc>
      </w:tr>
      <w:tr w:rsidR="0063128F" w14:paraId="1BF349A1" w14:textId="77777777">
        <w:trPr>
          <w:trHeight w:hRule="exact" w:val="275"/>
        </w:trPr>
        <w:tc>
          <w:tcPr>
            <w:tcW w:w="1383" w:type="dxa"/>
            <w:tcBorders>
              <w:top w:val="nil"/>
              <w:left w:val="nil"/>
              <w:bottom w:val="nil"/>
              <w:right w:val="nil"/>
            </w:tcBorders>
          </w:tcPr>
          <w:p w14:paraId="764F0BEC" w14:textId="77777777" w:rsidR="0063128F" w:rsidRDefault="0063128F">
            <w:pPr>
              <w:pStyle w:val="TableParagraph"/>
              <w:kinsoku w:val="0"/>
              <w:overflowPunct w:val="0"/>
              <w:spacing w:before="14"/>
              <w:ind w:left="176"/>
              <w:jc w:val="center"/>
            </w:pPr>
            <w:r>
              <w:rPr>
                <w:rFonts w:ascii="Verdana" w:hAnsi="Verdana" w:cs="Verdana"/>
                <w:sz w:val="18"/>
                <w:szCs w:val="18"/>
              </w:rPr>
              <w:t>27</w:t>
            </w:r>
          </w:p>
        </w:tc>
        <w:tc>
          <w:tcPr>
            <w:tcW w:w="7847" w:type="dxa"/>
            <w:tcBorders>
              <w:top w:val="nil"/>
              <w:left w:val="nil"/>
              <w:bottom w:val="nil"/>
              <w:right w:val="nil"/>
            </w:tcBorders>
          </w:tcPr>
          <w:p w14:paraId="518950F3" w14:textId="77777777" w:rsidR="0063128F" w:rsidRDefault="0063128F">
            <w:pPr>
              <w:pStyle w:val="TableParagraph"/>
              <w:kinsoku w:val="0"/>
              <w:overflowPunct w:val="0"/>
              <w:spacing w:before="14"/>
              <w:ind w:left="260"/>
            </w:pPr>
            <w:r>
              <w:rPr>
                <w:rFonts w:ascii="Verdana" w:hAnsi="Verdana" w:cs="Verdana"/>
                <w:sz w:val="18"/>
                <w:szCs w:val="18"/>
              </w:rPr>
              <w:t>2</w:t>
            </w:r>
          </w:p>
        </w:tc>
      </w:tr>
      <w:tr w:rsidR="0063128F" w14:paraId="6AA373CC" w14:textId="77777777">
        <w:trPr>
          <w:trHeight w:hRule="exact" w:val="275"/>
        </w:trPr>
        <w:tc>
          <w:tcPr>
            <w:tcW w:w="1383" w:type="dxa"/>
            <w:tcBorders>
              <w:top w:val="nil"/>
              <w:left w:val="nil"/>
              <w:bottom w:val="nil"/>
              <w:right w:val="nil"/>
            </w:tcBorders>
          </w:tcPr>
          <w:p w14:paraId="5F5C66AD" w14:textId="77777777" w:rsidR="0063128F" w:rsidRDefault="0063128F">
            <w:pPr>
              <w:pStyle w:val="TableParagraph"/>
              <w:kinsoku w:val="0"/>
              <w:overflowPunct w:val="0"/>
              <w:spacing w:before="16"/>
              <w:ind w:left="176"/>
              <w:jc w:val="center"/>
            </w:pPr>
            <w:r>
              <w:rPr>
                <w:rFonts w:ascii="Verdana" w:hAnsi="Verdana" w:cs="Verdana"/>
                <w:sz w:val="18"/>
                <w:szCs w:val="18"/>
              </w:rPr>
              <w:t>28</w:t>
            </w:r>
          </w:p>
        </w:tc>
        <w:tc>
          <w:tcPr>
            <w:tcW w:w="7847" w:type="dxa"/>
            <w:tcBorders>
              <w:top w:val="nil"/>
              <w:left w:val="nil"/>
              <w:bottom w:val="nil"/>
              <w:right w:val="nil"/>
            </w:tcBorders>
          </w:tcPr>
          <w:p w14:paraId="76DBD5BC" w14:textId="77777777" w:rsidR="0063128F" w:rsidRDefault="0063128F">
            <w:pPr>
              <w:pStyle w:val="TableParagraph"/>
              <w:kinsoku w:val="0"/>
              <w:overflowPunct w:val="0"/>
              <w:spacing w:before="16"/>
              <w:ind w:left="260"/>
            </w:pPr>
            <w:r>
              <w:rPr>
                <w:rFonts w:ascii="Verdana" w:hAnsi="Verdana" w:cs="Verdana"/>
                <w:sz w:val="18"/>
                <w:szCs w:val="18"/>
              </w:rPr>
              <w:t>3</w:t>
            </w:r>
          </w:p>
        </w:tc>
      </w:tr>
      <w:tr w:rsidR="0063128F" w14:paraId="672B898D" w14:textId="77777777">
        <w:trPr>
          <w:trHeight w:hRule="exact" w:val="275"/>
        </w:trPr>
        <w:tc>
          <w:tcPr>
            <w:tcW w:w="1383" w:type="dxa"/>
            <w:tcBorders>
              <w:top w:val="nil"/>
              <w:left w:val="nil"/>
              <w:bottom w:val="nil"/>
              <w:right w:val="nil"/>
            </w:tcBorders>
          </w:tcPr>
          <w:p w14:paraId="1B9E4588" w14:textId="77777777" w:rsidR="0063128F" w:rsidRDefault="0063128F">
            <w:pPr>
              <w:pStyle w:val="TableParagraph"/>
              <w:kinsoku w:val="0"/>
              <w:overflowPunct w:val="0"/>
              <w:spacing w:before="15"/>
              <w:ind w:left="176"/>
              <w:jc w:val="center"/>
            </w:pPr>
            <w:r>
              <w:rPr>
                <w:rFonts w:ascii="Verdana" w:hAnsi="Verdana" w:cs="Verdana"/>
                <w:sz w:val="18"/>
                <w:szCs w:val="18"/>
              </w:rPr>
              <w:t>29</w:t>
            </w:r>
          </w:p>
        </w:tc>
        <w:tc>
          <w:tcPr>
            <w:tcW w:w="7847" w:type="dxa"/>
            <w:tcBorders>
              <w:top w:val="nil"/>
              <w:left w:val="nil"/>
              <w:bottom w:val="nil"/>
              <w:right w:val="nil"/>
            </w:tcBorders>
          </w:tcPr>
          <w:p w14:paraId="21DE45E1" w14:textId="77777777" w:rsidR="0063128F" w:rsidRDefault="0063128F">
            <w:pPr>
              <w:pStyle w:val="TableParagraph"/>
              <w:kinsoku w:val="0"/>
              <w:overflowPunct w:val="0"/>
              <w:spacing w:before="15"/>
              <w:ind w:left="260"/>
            </w:pPr>
            <w:r>
              <w:rPr>
                <w:rFonts w:ascii="Verdana" w:hAnsi="Verdana" w:cs="Verdana"/>
                <w:sz w:val="18"/>
                <w:szCs w:val="18"/>
              </w:rPr>
              <w:t>4</w:t>
            </w:r>
          </w:p>
        </w:tc>
      </w:tr>
      <w:tr w:rsidR="0063128F" w14:paraId="137664C5" w14:textId="77777777">
        <w:trPr>
          <w:trHeight w:hRule="exact" w:val="275"/>
        </w:trPr>
        <w:tc>
          <w:tcPr>
            <w:tcW w:w="1383" w:type="dxa"/>
            <w:tcBorders>
              <w:top w:val="nil"/>
              <w:left w:val="nil"/>
              <w:bottom w:val="nil"/>
              <w:right w:val="nil"/>
            </w:tcBorders>
          </w:tcPr>
          <w:p w14:paraId="0C48C4A3" w14:textId="77777777" w:rsidR="0063128F" w:rsidRDefault="0063128F">
            <w:pPr>
              <w:pStyle w:val="TableParagraph"/>
              <w:kinsoku w:val="0"/>
              <w:overflowPunct w:val="0"/>
              <w:spacing w:before="16"/>
              <w:ind w:left="176"/>
              <w:jc w:val="center"/>
            </w:pPr>
            <w:r>
              <w:rPr>
                <w:rFonts w:ascii="Verdana" w:hAnsi="Verdana" w:cs="Verdana"/>
                <w:sz w:val="18"/>
                <w:szCs w:val="18"/>
              </w:rPr>
              <w:t>30</w:t>
            </w:r>
          </w:p>
        </w:tc>
        <w:tc>
          <w:tcPr>
            <w:tcW w:w="7847" w:type="dxa"/>
            <w:tcBorders>
              <w:top w:val="nil"/>
              <w:left w:val="nil"/>
              <w:bottom w:val="nil"/>
              <w:right w:val="nil"/>
            </w:tcBorders>
          </w:tcPr>
          <w:p w14:paraId="5EAC4F98" w14:textId="77777777" w:rsidR="0063128F" w:rsidRDefault="0063128F">
            <w:pPr>
              <w:pStyle w:val="TableParagraph"/>
              <w:kinsoku w:val="0"/>
              <w:overflowPunct w:val="0"/>
              <w:spacing w:before="16"/>
              <w:ind w:left="260"/>
            </w:pPr>
            <w:r>
              <w:rPr>
                <w:rFonts w:ascii="Verdana" w:hAnsi="Verdana" w:cs="Verdana"/>
                <w:sz w:val="18"/>
                <w:szCs w:val="18"/>
              </w:rPr>
              <w:t>5</w:t>
            </w:r>
          </w:p>
        </w:tc>
      </w:tr>
      <w:tr w:rsidR="0063128F" w14:paraId="04FF751D" w14:textId="77777777">
        <w:trPr>
          <w:trHeight w:hRule="exact" w:val="275"/>
        </w:trPr>
        <w:tc>
          <w:tcPr>
            <w:tcW w:w="1383" w:type="dxa"/>
            <w:tcBorders>
              <w:top w:val="nil"/>
              <w:left w:val="nil"/>
              <w:bottom w:val="nil"/>
              <w:right w:val="nil"/>
            </w:tcBorders>
          </w:tcPr>
          <w:p w14:paraId="40049848" w14:textId="77777777" w:rsidR="0063128F" w:rsidRDefault="0063128F">
            <w:pPr>
              <w:pStyle w:val="TableParagraph"/>
              <w:kinsoku w:val="0"/>
              <w:overflowPunct w:val="0"/>
              <w:spacing w:before="14"/>
              <w:ind w:left="176"/>
              <w:jc w:val="center"/>
            </w:pPr>
            <w:r>
              <w:rPr>
                <w:rFonts w:ascii="Verdana" w:hAnsi="Verdana" w:cs="Verdana"/>
                <w:sz w:val="18"/>
                <w:szCs w:val="18"/>
              </w:rPr>
              <w:t>31</w:t>
            </w:r>
          </w:p>
        </w:tc>
        <w:tc>
          <w:tcPr>
            <w:tcW w:w="7847" w:type="dxa"/>
            <w:tcBorders>
              <w:top w:val="nil"/>
              <w:left w:val="nil"/>
              <w:bottom w:val="nil"/>
              <w:right w:val="nil"/>
            </w:tcBorders>
          </w:tcPr>
          <w:p w14:paraId="0B52DD46" w14:textId="77777777" w:rsidR="0063128F" w:rsidRDefault="0063128F">
            <w:pPr>
              <w:pStyle w:val="TableParagraph"/>
              <w:kinsoku w:val="0"/>
              <w:overflowPunct w:val="0"/>
              <w:spacing w:before="14"/>
              <w:ind w:left="260"/>
            </w:pPr>
            <w:r>
              <w:rPr>
                <w:rFonts w:ascii="Verdana" w:hAnsi="Verdana" w:cs="Verdana"/>
                <w:sz w:val="18"/>
                <w:szCs w:val="18"/>
              </w:rPr>
              <w:t>A</w:t>
            </w:r>
          </w:p>
        </w:tc>
      </w:tr>
      <w:tr w:rsidR="0063128F" w14:paraId="0D8BD028" w14:textId="77777777">
        <w:trPr>
          <w:trHeight w:hRule="exact" w:val="275"/>
        </w:trPr>
        <w:tc>
          <w:tcPr>
            <w:tcW w:w="1383" w:type="dxa"/>
            <w:tcBorders>
              <w:top w:val="nil"/>
              <w:left w:val="nil"/>
              <w:bottom w:val="nil"/>
              <w:right w:val="nil"/>
            </w:tcBorders>
          </w:tcPr>
          <w:p w14:paraId="573C933B" w14:textId="77777777" w:rsidR="0063128F" w:rsidRDefault="0063128F">
            <w:pPr>
              <w:pStyle w:val="TableParagraph"/>
              <w:kinsoku w:val="0"/>
              <w:overflowPunct w:val="0"/>
              <w:spacing w:before="16"/>
              <w:ind w:left="176"/>
              <w:jc w:val="center"/>
            </w:pPr>
            <w:r>
              <w:rPr>
                <w:rFonts w:ascii="Verdana" w:hAnsi="Verdana" w:cs="Verdana"/>
                <w:sz w:val="18"/>
                <w:szCs w:val="18"/>
              </w:rPr>
              <w:t>32</w:t>
            </w:r>
          </w:p>
        </w:tc>
        <w:tc>
          <w:tcPr>
            <w:tcW w:w="7847" w:type="dxa"/>
            <w:tcBorders>
              <w:top w:val="nil"/>
              <w:left w:val="nil"/>
              <w:bottom w:val="nil"/>
              <w:right w:val="nil"/>
            </w:tcBorders>
          </w:tcPr>
          <w:p w14:paraId="49E91307" w14:textId="77777777" w:rsidR="0063128F" w:rsidRDefault="0063128F">
            <w:pPr>
              <w:pStyle w:val="TableParagraph"/>
              <w:kinsoku w:val="0"/>
              <w:overflowPunct w:val="0"/>
              <w:spacing w:before="16"/>
              <w:ind w:left="260"/>
            </w:pPr>
            <w:r>
              <w:rPr>
                <w:rFonts w:ascii="Verdana" w:hAnsi="Verdana" w:cs="Verdana"/>
                <w:sz w:val="18"/>
                <w:szCs w:val="18"/>
              </w:rPr>
              <w:t>B</w:t>
            </w:r>
          </w:p>
        </w:tc>
      </w:tr>
      <w:tr w:rsidR="0063128F" w14:paraId="2C2A6605" w14:textId="77777777">
        <w:trPr>
          <w:trHeight w:hRule="exact" w:val="275"/>
        </w:trPr>
        <w:tc>
          <w:tcPr>
            <w:tcW w:w="1383" w:type="dxa"/>
            <w:tcBorders>
              <w:top w:val="nil"/>
              <w:left w:val="nil"/>
              <w:bottom w:val="nil"/>
              <w:right w:val="nil"/>
            </w:tcBorders>
          </w:tcPr>
          <w:p w14:paraId="47BD557D" w14:textId="77777777" w:rsidR="0063128F" w:rsidRDefault="0063128F">
            <w:pPr>
              <w:pStyle w:val="TableParagraph"/>
              <w:kinsoku w:val="0"/>
              <w:overflowPunct w:val="0"/>
              <w:spacing w:before="14"/>
              <w:ind w:left="176"/>
              <w:jc w:val="center"/>
            </w:pPr>
            <w:r>
              <w:rPr>
                <w:rFonts w:ascii="Verdana" w:hAnsi="Verdana" w:cs="Verdana"/>
                <w:sz w:val="18"/>
                <w:szCs w:val="18"/>
              </w:rPr>
              <w:t>33</w:t>
            </w:r>
          </w:p>
        </w:tc>
        <w:tc>
          <w:tcPr>
            <w:tcW w:w="7847" w:type="dxa"/>
            <w:tcBorders>
              <w:top w:val="nil"/>
              <w:left w:val="nil"/>
              <w:bottom w:val="nil"/>
              <w:right w:val="nil"/>
            </w:tcBorders>
          </w:tcPr>
          <w:p w14:paraId="458576C6" w14:textId="77777777" w:rsidR="0063128F" w:rsidRDefault="0063128F">
            <w:pPr>
              <w:pStyle w:val="TableParagraph"/>
              <w:kinsoku w:val="0"/>
              <w:overflowPunct w:val="0"/>
              <w:spacing w:before="14"/>
              <w:ind w:left="260"/>
            </w:pPr>
            <w:r>
              <w:rPr>
                <w:rFonts w:ascii="Verdana" w:hAnsi="Verdana" w:cs="Verdana"/>
                <w:sz w:val="18"/>
                <w:szCs w:val="18"/>
              </w:rPr>
              <w:t>C</w:t>
            </w:r>
          </w:p>
        </w:tc>
      </w:tr>
      <w:tr w:rsidR="0063128F" w14:paraId="2B437C9B" w14:textId="77777777">
        <w:trPr>
          <w:trHeight w:hRule="exact" w:val="275"/>
        </w:trPr>
        <w:tc>
          <w:tcPr>
            <w:tcW w:w="1383" w:type="dxa"/>
            <w:tcBorders>
              <w:top w:val="nil"/>
              <w:left w:val="nil"/>
              <w:bottom w:val="nil"/>
              <w:right w:val="nil"/>
            </w:tcBorders>
          </w:tcPr>
          <w:p w14:paraId="71988A5B" w14:textId="77777777" w:rsidR="0063128F" w:rsidRDefault="0063128F">
            <w:pPr>
              <w:pStyle w:val="TableParagraph"/>
              <w:kinsoku w:val="0"/>
              <w:overflowPunct w:val="0"/>
              <w:spacing w:before="16"/>
              <w:ind w:left="176"/>
              <w:jc w:val="center"/>
            </w:pPr>
            <w:r>
              <w:rPr>
                <w:rFonts w:ascii="Verdana" w:hAnsi="Verdana" w:cs="Verdana"/>
                <w:sz w:val="18"/>
                <w:szCs w:val="18"/>
              </w:rPr>
              <w:t>34</w:t>
            </w:r>
          </w:p>
        </w:tc>
        <w:tc>
          <w:tcPr>
            <w:tcW w:w="7847" w:type="dxa"/>
            <w:tcBorders>
              <w:top w:val="nil"/>
              <w:left w:val="nil"/>
              <w:bottom w:val="nil"/>
              <w:right w:val="nil"/>
            </w:tcBorders>
          </w:tcPr>
          <w:p w14:paraId="0400BC46" w14:textId="77777777" w:rsidR="0063128F" w:rsidRDefault="0063128F">
            <w:pPr>
              <w:pStyle w:val="TableParagraph"/>
              <w:kinsoku w:val="0"/>
              <w:overflowPunct w:val="0"/>
              <w:spacing w:before="16"/>
              <w:ind w:left="260"/>
            </w:pPr>
            <w:r>
              <w:rPr>
                <w:rFonts w:ascii="Verdana" w:hAnsi="Verdana" w:cs="Verdana"/>
                <w:sz w:val="18"/>
                <w:szCs w:val="18"/>
              </w:rPr>
              <w:t>D</w:t>
            </w:r>
          </w:p>
        </w:tc>
      </w:tr>
      <w:tr w:rsidR="0063128F" w14:paraId="2E1AAB52" w14:textId="77777777">
        <w:trPr>
          <w:trHeight w:hRule="exact" w:val="287"/>
        </w:trPr>
        <w:tc>
          <w:tcPr>
            <w:tcW w:w="1383" w:type="dxa"/>
            <w:tcBorders>
              <w:top w:val="nil"/>
              <w:left w:val="nil"/>
              <w:bottom w:val="nil"/>
              <w:right w:val="nil"/>
            </w:tcBorders>
          </w:tcPr>
          <w:p w14:paraId="57102278" w14:textId="77777777" w:rsidR="0063128F" w:rsidRDefault="0063128F">
            <w:pPr>
              <w:pStyle w:val="TableParagraph"/>
              <w:kinsoku w:val="0"/>
              <w:overflowPunct w:val="0"/>
              <w:spacing w:before="14"/>
              <w:ind w:left="434"/>
            </w:pPr>
            <w:r>
              <w:rPr>
                <w:rFonts w:ascii="Verdana" w:hAnsi="Verdana" w:cs="Verdana"/>
                <w:spacing w:val="-1"/>
                <w:sz w:val="18"/>
                <w:szCs w:val="18"/>
              </w:rPr>
              <w:t>35–254</w:t>
            </w:r>
          </w:p>
        </w:tc>
        <w:tc>
          <w:tcPr>
            <w:tcW w:w="7847" w:type="dxa"/>
            <w:tcBorders>
              <w:top w:val="nil"/>
              <w:left w:val="nil"/>
              <w:bottom w:val="nil"/>
              <w:right w:val="nil"/>
            </w:tcBorders>
          </w:tcPr>
          <w:p w14:paraId="21073F78" w14:textId="77777777" w:rsidR="0063128F" w:rsidRDefault="0063128F">
            <w:pPr>
              <w:pStyle w:val="TableParagraph"/>
              <w:kinsoku w:val="0"/>
              <w:overflowPunct w:val="0"/>
              <w:spacing w:before="14"/>
              <w:ind w:left="260"/>
            </w:pPr>
            <w:proofErr w:type="spellStart"/>
            <w:r>
              <w:rPr>
                <w:rFonts w:ascii="Verdana" w:hAnsi="Verdana" w:cs="Verdana"/>
                <w:spacing w:val="-1"/>
                <w:sz w:val="18"/>
                <w:szCs w:val="18"/>
              </w:rPr>
              <w:t>Reserved</w:t>
            </w:r>
            <w:proofErr w:type="spellEnd"/>
          </w:p>
        </w:tc>
      </w:tr>
    </w:tbl>
    <w:p w14:paraId="502B42A1" w14:textId="77777777" w:rsidR="0063128F" w:rsidRDefault="0063128F" w:rsidP="0063128F">
      <w:pPr>
        <w:pStyle w:val="Corpsdetexte"/>
        <w:kinsoku w:val="0"/>
        <w:overflowPunct w:val="0"/>
        <w:spacing w:before="95"/>
        <w:ind w:firstLine="0"/>
      </w:pPr>
      <w:proofErr w:type="gramStart"/>
      <w:r>
        <w:t>Notes:</w:t>
      </w:r>
      <w:proofErr w:type="gramEnd"/>
    </w:p>
    <w:p w14:paraId="26A7EC29" w14:textId="77777777" w:rsidR="0063128F" w:rsidRPr="003873B7" w:rsidRDefault="0063128F" w:rsidP="0063128F">
      <w:pPr>
        <w:pStyle w:val="Corpsdetexte"/>
        <w:numPr>
          <w:ilvl w:val="0"/>
          <w:numId w:val="16"/>
        </w:numPr>
        <w:tabs>
          <w:tab w:val="left" w:pos="686"/>
        </w:tabs>
        <w:kinsoku w:val="0"/>
        <w:overflowPunct w:val="0"/>
        <w:spacing w:before="59"/>
        <w:ind w:right="289"/>
        <w:jc w:val="both"/>
        <w:rPr>
          <w:color w:val="000000"/>
          <w:lang w:val="en-US"/>
        </w:rPr>
      </w:pPr>
      <w:r w:rsidRPr="0063128F">
        <w:rPr>
          <w:spacing w:val="-1"/>
          <w:lang w:val="en-US"/>
        </w:rPr>
        <w:t>Code</w:t>
      </w:r>
      <w:r w:rsidRPr="0063128F">
        <w:rPr>
          <w:spacing w:val="-6"/>
          <w:lang w:val="en-US"/>
        </w:rPr>
        <w:t xml:space="preserve"> </w:t>
      </w:r>
      <w:r w:rsidRPr="0063128F">
        <w:rPr>
          <w:lang w:val="en-US"/>
        </w:rPr>
        <w:t>figures</w:t>
      </w:r>
      <w:r w:rsidRPr="0063128F">
        <w:rPr>
          <w:spacing w:val="-7"/>
          <w:lang w:val="en-US"/>
        </w:rPr>
        <w:t xml:space="preserve"> </w:t>
      </w:r>
      <w:r w:rsidRPr="0063128F">
        <w:rPr>
          <w:spacing w:val="-1"/>
          <w:lang w:val="en-US"/>
        </w:rPr>
        <w:t>1–24</w:t>
      </w:r>
      <w:r w:rsidRPr="0063128F">
        <w:rPr>
          <w:spacing w:val="-5"/>
          <w:lang w:val="en-US"/>
        </w:rPr>
        <w:t xml:space="preserve"> </w:t>
      </w:r>
      <w:r w:rsidRPr="0063128F">
        <w:rPr>
          <w:lang w:val="en-US"/>
        </w:rPr>
        <w:t>are</w:t>
      </w:r>
      <w:r w:rsidRPr="0063128F">
        <w:rPr>
          <w:spacing w:val="-6"/>
          <w:lang w:val="en-US"/>
        </w:rPr>
        <w:t xml:space="preserve"> </w:t>
      </w:r>
      <w:r w:rsidRPr="0063128F">
        <w:rPr>
          <w:spacing w:val="-2"/>
          <w:lang w:val="en-US"/>
        </w:rPr>
        <w:t>siting</w:t>
      </w:r>
      <w:r w:rsidRPr="0063128F">
        <w:rPr>
          <w:spacing w:val="-6"/>
          <w:lang w:val="en-US"/>
        </w:rPr>
        <w:t xml:space="preserve"> </w:t>
      </w:r>
      <w:r w:rsidRPr="0063128F">
        <w:rPr>
          <w:spacing w:val="-1"/>
          <w:lang w:val="en-US"/>
        </w:rPr>
        <w:t>classifications</w:t>
      </w:r>
      <w:r w:rsidRPr="0063128F">
        <w:rPr>
          <w:spacing w:val="-6"/>
          <w:lang w:val="en-US"/>
        </w:rPr>
        <w:t xml:space="preserve"> </w:t>
      </w:r>
      <w:r w:rsidRPr="0063128F">
        <w:rPr>
          <w:spacing w:val="-1"/>
          <w:lang w:val="en-US"/>
        </w:rPr>
        <w:t>and</w:t>
      </w:r>
      <w:r w:rsidRPr="0063128F">
        <w:rPr>
          <w:spacing w:val="-6"/>
          <w:lang w:val="en-US"/>
        </w:rPr>
        <w:t xml:space="preserve"> </w:t>
      </w:r>
      <w:r w:rsidRPr="0063128F">
        <w:rPr>
          <w:spacing w:val="-1"/>
          <w:lang w:val="en-US"/>
        </w:rPr>
        <w:t>measurement</w:t>
      </w:r>
      <w:r w:rsidRPr="0063128F">
        <w:rPr>
          <w:spacing w:val="-5"/>
          <w:lang w:val="en-US"/>
        </w:rPr>
        <w:t xml:space="preserve"> </w:t>
      </w:r>
      <w:r w:rsidRPr="0063128F">
        <w:rPr>
          <w:spacing w:val="-1"/>
          <w:lang w:val="en-US"/>
        </w:rPr>
        <w:t>quality</w:t>
      </w:r>
      <w:r w:rsidRPr="0063128F">
        <w:rPr>
          <w:spacing w:val="-6"/>
          <w:lang w:val="en-US"/>
        </w:rPr>
        <w:t xml:space="preserve"> </w:t>
      </w:r>
      <w:r w:rsidRPr="0063128F">
        <w:rPr>
          <w:spacing w:val="-1"/>
          <w:lang w:val="en-US"/>
        </w:rPr>
        <w:t>classifications</w:t>
      </w:r>
      <w:r w:rsidRPr="0063128F">
        <w:rPr>
          <w:spacing w:val="-7"/>
          <w:lang w:val="en-US"/>
        </w:rPr>
        <w:t xml:space="preserve"> </w:t>
      </w:r>
      <w:r w:rsidRPr="0063128F">
        <w:rPr>
          <w:spacing w:val="-1"/>
          <w:lang w:val="en-US"/>
        </w:rPr>
        <w:t>according</w:t>
      </w:r>
      <w:r w:rsidRPr="0063128F">
        <w:rPr>
          <w:spacing w:val="115"/>
          <w:lang w:val="en-US"/>
        </w:rPr>
        <w:t xml:space="preserve"> </w:t>
      </w:r>
      <w:r w:rsidRPr="0063128F">
        <w:rPr>
          <w:lang w:val="en-US"/>
        </w:rPr>
        <w:t>to</w:t>
      </w:r>
      <w:r w:rsidRPr="0063128F">
        <w:rPr>
          <w:spacing w:val="-4"/>
          <w:lang w:val="en-US"/>
        </w:rPr>
        <w:t xml:space="preserve"> </w:t>
      </w:r>
      <w:r w:rsidRPr="0063128F">
        <w:rPr>
          <w:spacing w:val="-1"/>
          <w:lang w:val="en-US"/>
        </w:rPr>
        <w:t>the</w:t>
      </w:r>
      <w:r w:rsidRPr="0063128F">
        <w:rPr>
          <w:spacing w:val="-4"/>
          <w:lang w:val="en-US"/>
        </w:rPr>
        <w:t xml:space="preserve"> </w:t>
      </w:r>
      <w:hyperlink r:id="rId31" w:history="1">
        <w:r w:rsidRPr="0063128F">
          <w:rPr>
            <w:i/>
            <w:iCs/>
            <w:color w:val="0000FF"/>
            <w:spacing w:val="-1"/>
            <w:lang w:val="en-US"/>
          </w:rPr>
          <w:t>Guide</w:t>
        </w:r>
        <w:r w:rsidRPr="0063128F">
          <w:rPr>
            <w:i/>
            <w:iCs/>
            <w:color w:val="0000FF"/>
            <w:spacing w:val="-5"/>
            <w:lang w:val="en-US"/>
          </w:rPr>
          <w:t xml:space="preserve"> </w:t>
        </w:r>
        <w:r w:rsidRPr="0063128F">
          <w:rPr>
            <w:i/>
            <w:iCs/>
            <w:color w:val="0000FF"/>
            <w:lang w:val="en-US"/>
          </w:rPr>
          <w:t>to</w:t>
        </w:r>
        <w:r w:rsidRPr="0063128F">
          <w:rPr>
            <w:i/>
            <w:iCs/>
            <w:color w:val="0000FF"/>
            <w:spacing w:val="-3"/>
            <w:lang w:val="en-US"/>
          </w:rPr>
          <w:t xml:space="preserve"> </w:t>
        </w:r>
        <w:r w:rsidRPr="0063128F">
          <w:rPr>
            <w:i/>
            <w:iCs/>
            <w:color w:val="0000FF"/>
            <w:spacing w:val="-1"/>
            <w:lang w:val="en-US"/>
          </w:rPr>
          <w:t>Instruments</w:t>
        </w:r>
        <w:r w:rsidRPr="0063128F">
          <w:rPr>
            <w:i/>
            <w:iCs/>
            <w:color w:val="0000FF"/>
            <w:spacing w:val="-6"/>
            <w:lang w:val="en-US"/>
          </w:rPr>
          <w:t xml:space="preserve"> </w:t>
        </w:r>
        <w:r w:rsidRPr="0063128F">
          <w:rPr>
            <w:i/>
            <w:iCs/>
            <w:color w:val="0000FF"/>
            <w:lang w:val="en-US"/>
          </w:rPr>
          <w:t>and</w:t>
        </w:r>
        <w:r w:rsidRPr="0063128F">
          <w:rPr>
            <w:i/>
            <w:iCs/>
            <w:color w:val="0000FF"/>
            <w:spacing w:val="-4"/>
            <w:lang w:val="en-US"/>
          </w:rPr>
          <w:t xml:space="preserve"> </w:t>
        </w:r>
        <w:r w:rsidRPr="0063128F">
          <w:rPr>
            <w:i/>
            <w:iCs/>
            <w:color w:val="0000FF"/>
            <w:spacing w:val="-1"/>
            <w:lang w:val="en-US"/>
          </w:rPr>
          <w:t>Methods</w:t>
        </w:r>
        <w:r w:rsidRPr="0063128F">
          <w:rPr>
            <w:i/>
            <w:iCs/>
            <w:color w:val="0000FF"/>
            <w:spacing w:val="-6"/>
            <w:lang w:val="en-US"/>
          </w:rPr>
          <w:t xml:space="preserve"> </w:t>
        </w:r>
        <w:r w:rsidRPr="0063128F">
          <w:rPr>
            <w:i/>
            <w:iCs/>
            <w:color w:val="0000FF"/>
            <w:lang w:val="en-US"/>
          </w:rPr>
          <w:t>of</w:t>
        </w:r>
        <w:r w:rsidRPr="0063128F">
          <w:rPr>
            <w:i/>
            <w:iCs/>
            <w:color w:val="0000FF"/>
            <w:spacing w:val="-5"/>
            <w:lang w:val="en-US"/>
          </w:rPr>
          <w:t xml:space="preserve"> </w:t>
        </w:r>
        <w:r w:rsidRPr="0063128F">
          <w:rPr>
            <w:i/>
            <w:iCs/>
            <w:color w:val="0000FF"/>
            <w:spacing w:val="-1"/>
            <w:lang w:val="en-US"/>
          </w:rPr>
          <w:t>Observation</w:t>
        </w:r>
      </w:hyperlink>
      <w:r w:rsidRPr="0063128F">
        <w:rPr>
          <w:i/>
          <w:iCs/>
          <w:color w:val="0000FF"/>
          <w:lang w:val="en-US"/>
        </w:rPr>
        <w:t xml:space="preserve"> </w:t>
      </w:r>
      <w:r w:rsidRPr="0063128F">
        <w:rPr>
          <w:color w:val="000000"/>
          <w:spacing w:val="-1"/>
          <w:lang w:val="en-US"/>
        </w:rPr>
        <w:t>(WMO-No.</w:t>
      </w:r>
      <w:r w:rsidRPr="0063128F">
        <w:rPr>
          <w:color w:val="000000"/>
          <w:spacing w:val="-5"/>
          <w:lang w:val="en-US"/>
        </w:rPr>
        <w:t xml:space="preserve"> </w:t>
      </w:r>
      <w:r w:rsidRPr="003873B7">
        <w:rPr>
          <w:color w:val="000000"/>
          <w:lang w:val="en-US"/>
        </w:rPr>
        <w:t>8),</w:t>
      </w:r>
      <w:r w:rsidRPr="003873B7">
        <w:rPr>
          <w:color w:val="000000"/>
          <w:spacing w:val="-5"/>
          <w:lang w:val="en-US"/>
        </w:rPr>
        <w:t xml:space="preserve"> </w:t>
      </w:r>
      <w:r w:rsidRPr="003873B7">
        <w:rPr>
          <w:color w:val="000000"/>
          <w:lang w:val="en-US"/>
        </w:rPr>
        <w:t>Volume</w:t>
      </w:r>
      <w:r w:rsidRPr="003873B7">
        <w:rPr>
          <w:color w:val="000000"/>
          <w:spacing w:val="-7"/>
          <w:lang w:val="en-US"/>
        </w:rPr>
        <w:t xml:space="preserve"> </w:t>
      </w:r>
      <w:r w:rsidRPr="003873B7">
        <w:rPr>
          <w:color w:val="000000"/>
          <w:lang w:val="en-US"/>
        </w:rPr>
        <w:t>I,</w:t>
      </w:r>
      <w:r w:rsidRPr="003873B7">
        <w:rPr>
          <w:color w:val="000000"/>
          <w:spacing w:val="-5"/>
          <w:lang w:val="en-US"/>
        </w:rPr>
        <w:t xml:space="preserve"> </w:t>
      </w:r>
      <w:r w:rsidRPr="003873B7">
        <w:rPr>
          <w:color w:val="000000"/>
          <w:lang w:val="en-US"/>
        </w:rPr>
        <w:t>Chapter</w:t>
      </w:r>
      <w:r w:rsidRPr="003873B7">
        <w:rPr>
          <w:color w:val="000000"/>
          <w:spacing w:val="-5"/>
          <w:lang w:val="en-US"/>
        </w:rPr>
        <w:t xml:space="preserve"> </w:t>
      </w:r>
      <w:r w:rsidRPr="003873B7">
        <w:rPr>
          <w:color w:val="000000"/>
          <w:lang w:val="en-US"/>
        </w:rPr>
        <w:t>1,</w:t>
      </w:r>
      <w:r w:rsidRPr="003873B7">
        <w:rPr>
          <w:color w:val="000000"/>
          <w:spacing w:val="57"/>
          <w:w w:val="99"/>
          <w:lang w:val="en-US"/>
        </w:rPr>
        <w:t xml:space="preserve"> </w:t>
      </w:r>
      <w:r w:rsidRPr="003873B7">
        <w:rPr>
          <w:color w:val="000000"/>
          <w:lang w:val="en-US"/>
        </w:rPr>
        <w:t>Annex</w:t>
      </w:r>
      <w:r w:rsidRPr="003873B7">
        <w:rPr>
          <w:color w:val="000000"/>
          <w:spacing w:val="-7"/>
          <w:lang w:val="en-US"/>
        </w:rPr>
        <w:t xml:space="preserve"> </w:t>
      </w:r>
      <w:r w:rsidRPr="003873B7">
        <w:rPr>
          <w:color w:val="000000"/>
          <w:spacing w:val="-1"/>
          <w:lang w:val="en-US"/>
        </w:rPr>
        <w:t>1.D</w:t>
      </w:r>
      <w:r w:rsidRPr="003873B7">
        <w:rPr>
          <w:color w:val="000000"/>
          <w:spacing w:val="-6"/>
          <w:lang w:val="en-US"/>
        </w:rPr>
        <w:t xml:space="preserve"> </w:t>
      </w:r>
      <w:r w:rsidRPr="003873B7">
        <w:rPr>
          <w:color w:val="000000"/>
          <w:lang w:val="en-US"/>
        </w:rPr>
        <w:t>and</w:t>
      </w:r>
      <w:r w:rsidRPr="003873B7">
        <w:rPr>
          <w:color w:val="000000"/>
          <w:spacing w:val="-5"/>
          <w:lang w:val="en-US"/>
        </w:rPr>
        <w:t xml:space="preserve"> </w:t>
      </w:r>
      <w:r w:rsidRPr="003873B7">
        <w:rPr>
          <w:color w:val="000000"/>
          <w:spacing w:val="-1"/>
          <w:lang w:val="en-US"/>
        </w:rPr>
        <w:t>Annex</w:t>
      </w:r>
      <w:r w:rsidRPr="003873B7">
        <w:rPr>
          <w:color w:val="000000"/>
          <w:spacing w:val="-7"/>
          <w:lang w:val="en-US"/>
        </w:rPr>
        <w:t xml:space="preserve"> </w:t>
      </w:r>
      <w:r w:rsidRPr="003873B7">
        <w:rPr>
          <w:color w:val="000000"/>
          <w:spacing w:val="-1"/>
          <w:lang w:val="en-US"/>
        </w:rPr>
        <w:t>1.G.</w:t>
      </w:r>
    </w:p>
    <w:p w14:paraId="131BBA49" w14:textId="77777777" w:rsidR="0063128F" w:rsidRPr="003873B7" w:rsidRDefault="0063128F" w:rsidP="0063128F">
      <w:pPr>
        <w:pStyle w:val="Corpsdetexte"/>
        <w:numPr>
          <w:ilvl w:val="0"/>
          <w:numId w:val="16"/>
        </w:numPr>
        <w:tabs>
          <w:tab w:val="left" w:pos="686"/>
        </w:tabs>
        <w:kinsoku w:val="0"/>
        <w:overflowPunct w:val="0"/>
        <w:spacing w:before="59"/>
        <w:ind w:right="865"/>
        <w:rPr>
          <w:color w:val="000000"/>
          <w:lang w:val="en-US"/>
        </w:rPr>
      </w:pPr>
      <w:r w:rsidRPr="0063128F">
        <w:rPr>
          <w:spacing w:val="-1"/>
          <w:lang w:val="en-US"/>
        </w:rPr>
        <w:t>Code</w:t>
      </w:r>
      <w:r w:rsidRPr="0063128F">
        <w:rPr>
          <w:spacing w:val="-6"/>
          <w:lang w:val="en-US"/>
        </w:rPr>
        <w:t xml:space="preserve"> </w:t>
      </w:r>
      <w:r w:rsidRPr="0063128F">
        <w:rPr>
          <w:lang w:val="en-US"/>
        </w:rPr>
        <w:t>figures</w:t>
      </w:r>
      <w:r w:rsidRPr="0063128F">
        <w:rPr>
          <w:spacing w:val="-6"/>
          <w:lang w:val="en-US"/>
        </w:rPr>
        <w:t xml:space="preserve"> </w:t>
      </w:r>
      <w:r w:rsidRPr="0063128F">
        <w:rPr>
          <w:spacing w:val="-1"/>
          <w:lang w:val="en-US"/>
        </w:rPr>
        <w:t>26–30</w:t>
      </w:r>
      <w:r w:rsidRPr="0063128F">
        <w:rPr>
          <w:spacing w:val="-5"/>
          <w:lang w:val="en-US"/>
        </w:rPr>
        <w:t xml:space="preserve"> </w:t>
      </w:r>
      <w:r w:rsidRPr="0063128F">
        <w:rPr>
          <w:lang w:val="en-US"/>
        </w:rPr>
        <w:t>are</w:t>
      </w:r>
      <w:r w:rsidRPr="0063128F">
        <w:rPr>
          <w:spacing w:val="-5"/>
          <w:lang w:val="en-US"/>
        </w:rPr>
        <w:t xml:space="preserve"> </w:t>
      </w:r>
      <w:r w:rsidRPr="0063128F">
        <w:rPr>
          <w:spacing w:val="-1"/>
          <w:lang w:val="en-US"/>
        </w:rPr>
        <w:t>siting</w:t>
      </w:r>
      <w:r w:rsidRPr="0063128F">
        <w:rPr>
          <w:spacing w:val="-5"/>
          <w:lang w:val="en-US"/>
        </w:rPr>
        <w:t xml:space="preserve"> </w:t>
      </w:r>
      <w:r w:rsidRPr="0063128F">
        <w:rPr>
          <w:spacing w:val="-1"/>
          <w:lang w:val="en-US"/>
        </w:rPr>
        <w:t>classifications</w:t>
      </w:r>
      <w:r w:rsidRPr="0063128F">
        <w:rPr>
          <w:spacing w:val="-6"/>
          <w:lang w:val="en-US"/>
        </w:rPr>
        <w:t xml:space="preserve"> </w:t>
      </w:r>
      <w:r w:rsidRPr="0063128F">
        <w:rPr>
          <w:spacing w:val="-1"/>
          <w:lang w:val="en-US"/>
        </w:rPr>
        <w:t>according</w:t>
      </w:r>
      <w:r w:rsidRPr="0063128F">
        <w:rPr>
          <w:spacing w:val="-5"/>
          <w:lang w:val="en-US"/>
        </w:rPr>
        <w:t xml:space="preserve"> </w:t>
      </w:r>
      <w:r w:rsidRPr="0063128F">
        <w:rPr>
          <w:lang w:val="en-US"/>
        </w:rPr>
        <w:t>to</w:t>
      </w:r>
      <w:r w:rsidRPr="0063128F">
        <w:rPr>
          <w:spacing w:val="-4"/>
          <w:lang w:val="en-US"/>
        </w:rPr>
        <w:t xml:space="preserve"> </w:t>
      </w:r>
      <w:r w:rsidRPr="0063128F">
        <w:rPr>
          <w:spacing w:val="-1"/>
          <w:lang w:val="en-US"/>
        </w:rPr>
        <w:t>the</w:t>
      </w:r>
      <w:r w:rsidRPr="0063128F">
        <w:rPr>
          <w:spacing w:val="-2"/>
          <w:lang w:val="en-US"/>
        </w:rPr>
        <w:t xml:space="preserve"> </w:t>
      </w:r>
      <w:hyperlink r:id="rId32" w:history="1">
        <w:r w:rsidRPr="0063128F">
          <w:rPr>
            <w:i/>
            <w:iCs/>
            <w:color w:val="0000FF"/>
            <w:spacing w:val="-1"/>
            <w:lang w:val="en-US"/>
          </w:rPr>
          <w:t>Guide</w:t>
        </w:r>
        <w:r w:rsidRPr="0063128F">
          <w:rPr>
            <w:i/>
            <w:iCs/>
            <w:color w:val="0000FF"/>
            <w:spacing w:val="-6"/>
            <w:lang w:val="en-US"/>
          </w:rPr>
          <w:t xml:space="preserve"> </w:t>
        </w:r>
        <w:r w:rsidRPr="0063128F">
          <w:rPr>
            <w:i/>
            <w:iCs/>
            <w:color w:val="0000FF"/>
            <w:lang w:val="en-US"/>
          </w:rPr>
          <w:t>to</w:t>
        </w:r>
        <w:r w:rsidRPr="0063128F">
          <w:rPr>
            <w:i/>
            <w:iCs/>
            <w:color w:val="0000FF"/>
            <w:spacing w:val="-4"/>
            <w:lang w:val="en-US"/>
          </w:rPr>
          <w:t xml:space="preserve"> </w:t>
        </w:r>
        <w:r w:rsidRPr="0063128F">
          <w:rPr>
            <w:i/>
            <w:iCs/>
            <w:color w:val="0000FF"/>
            <w:spacing w:val="-1"/>
            <w:lang w:val="en-US"/>
          </w:rPr>
          <w:t>Instruments</w:t>
        </w:r>
        <w:r w:rsidRPr="0063128F">
          <w:rPr>
            <w:i/>
            <w:iCs/>
            <w:color w:val="0000FF"/>
            <w:spacing w:val="-6"/>
            <w:lang w:val="en-US"/>
          </w:rPr>
          <w:t xml:space="preserve"> </w:t>
        </w:r>
        <w:r w:rsidRPr="0063128F">
          <w:rPr>
            <w:i/>
            <w:iCs/>
            <w:color w:val="0000FF"/>
            <w:lang w:val="en-US"/>
          </w:rPr>
          <w:t>and</w:t>
        </w:r>
      </w:hyperlink>
      <w:r w:rsidRPr="0063128F">
        <w:rPr>
          <w:i/>
          <w:iCs/>
          <w:color w:val="0000FF"/>
          <w:spacing w:val="67"/>
          <w:lang w:val="en-US"/>
        </w:rPr>
        <w:t xml:space="preserve"> </w:t>
      </w:r>
      <w:hyperlink r:id="rId33" w:history="1">
        <w:r w:rsidRPr="0063128F">
          <w:rPr>
            <w:i/>
            <w:iCs/>
            <w:color w:val="0000FF"/>
            <w:spacing w:val="-1"/>
            <w:lang w:val="en-US"/>
          </w:rPr>
          <w:t>Methods</w:t>
        </w:r>
        <w:r w:rsidRPr="0063128F">
          <w:rPr>
            <w:i/>
            <w:iCs/>
            <w:color w:val="0000FF"/>
            <w:spacing w:val="-7"/>
            <w:lang w:val="en-US"/>
          </w:rPr>
          <w:t xml:space="preserve"> </w:t>
        </w:r>
        <w:r w:rsidRPr="0063128F">
          <w:rPr>
            <w:i/>
            <w:iCs/>
            <w:color w:val="0000FF"/>
            <w:lang w:val="en-US"/>
          </w:rPr>
          <w:t>of</w:t>
        </w:r>
        <w:r w:rsidRPr="0063128F">
          <w:rPr>
            <w:i/>
            <w:iCs/>
            <w:color w:val="0000FF"/>
            <w:spacing w:val="-7"/>
            <w:lang w:val="en-US"/>
          </w:rPr>
          <w:t xml:space="preserve"> </w:t>
        </w:r>
        <w:r w:rsidRPr="0063128F">
          <w:rPr>
            <w:i/>
            <w:iCs/>
            <w:color w:val="0000FF"/>
            <w:spacing w:val="-1"/>
            <w:lang w:val="en-US"/>
          </w:rPr>
          <w:t>Observation</w:t>
        </w:r>
      </w:hyperlink>
      <w:r w:rsidRPr="0063128F">
        <w:rPr>
          <w:i/>
          <w:iCs/>
          <w:color w:val="0000FF"/>
          <w:spacing w:val="-3"/>
          <w:lang w:val="en-US"/>
        </w:rPr>
        <w:t xml:space="preserve"> </w:t>
      </w:r>
      <w:r w:rsidRPr="0063128F">
        <w:rPr>
          <w:color w:val="000000"/>
          <w:spacing w:val="-1"/>
          <w:lang w:val="en-US"/>
        </w:rPr>
        <w:t>(WMO-No.</w:t>
      </w:r>
      <w:r w:rsidRPr="0063128F">
        <w:rPr>
          <w:color w:val="000000"/>
          <w:spacing w:val="-7"/>
          <w:lang w:val="en-US"/>
        </w:rPr>
        <w:t xml:space="preserve"> </w:t>
      </w:r>
      <w:r w:rsidRPr="003873B7">
        <w:rPr>
          <w:color w:val="000000"/>
          <w:lang w:val="en-US"/>
        </w:rPr>
        <w:t>8),</w:t>
      </w:r>
      <w:r w:rsidRPr="003873B7">
        <w:rPr>
          <w:color w:val="000000"/>
          <w:spacing w:val="-7"/>
          <w:lang w:val="en-US"/>
        </w:rPr>
        <w:t xml:space="preserve"> </w:t>
      </w:r>
      <w:r w:rsidRPr="003873B7">
        <w:rPr>
          <w:color w:val="000000"/>
          <w:lang w:val="en-US"/>
        </w:rPr>
        <w:t>Volume</w:t>
      </w:r>
      <w:r w:rsidRPr="003873B7">
        <w:rPr>
          <w:color w:val="000000"/>
          <w:spacing w:val="-6"/>
          <w:lang w:val="en-US"/>
        </w:rPr>
        <w:t xml:space="preserve"> </w:t>
      </w:r>
      <w:r w:rsidRPr="003873B7">
        <w:rPr>
          <w:color w:val="000000"/>
          <w:lang w:val="en-US"/>
        </w:rPr>
        <w:t>I,</w:t>
      </w:r>
      <w:r w:rsidRPr="003873B7">
        <w:rPr>
          <w:color w:val="000000"/>
          <w:spacing w:val="-6"/>
          <w:lang w:val="en-US"/>
        </w:rPr>
        <w:t xml:space="preserve"> </w:t>
      </w:r>
      <w:r w:rsidRPr="003873B7">
        <w:rPr>
          <w:color w:val="000000"/>
          <w:lang w:val="en-US"/>
        </w:rPr>
        <w:t>Chapter</w:t>
      </w:r>
      <w:r w:rsidRPr="003873B7">
        <w:rPr>
          <w:color w:val="000000"/>
          <w:spacing w:val="-7"/>
          <w:lang w:val="en-US"/>
        </w:rPr>
        <w:t xml:space="preserve"> </w:t>
      </w:r>
      <w:r w:rsidRPr="003873B7">
        <w:rPr>
          <w:color w:val="000000"/>
          <w:lang w:val="en-US"/>
        </w:rPr>
        <w:t>1,</w:t>
      </w:r>
      <w:r w:rsidRPr="003873B7">
        <w:rPr>
          <w:color w:val="000000"/>
          <w:spacing w:val="-7"/>
          <w:lang w:val="en-US"/>
        </w:rPr>
        <w:t xml:space="preserve"> </w:t>
      </w:r>
      <w:r w:rsidRPr="003873B7">
        <w:rPr>
          <w:color w:val="000000"/>
          <w:lang w:val="en-US"/>
        </w:rPr>
        <w:t>Annex</w:t>
      </w:r>
      <w:r w:rsidRPr="003873B7">
        <w:rPr>
          <w:color w:val="000000"/>
          <w:spacing w:val="-7"/>
          <w:lang w:val="en-US"/>
        </w:rPr>
        <w:t xml:space="preserve"> </w:t>
      </w:r>
      <w:r w:rsidRPr="003873B7">
        <w:rPr>
          <w:color w:val="000000"/>
          <w:lang w:val="en-US"/>
        </w:rPr>
        <w:t>1.D.</w:t>
      </w:r>
    </w:p>
    <w:p w14:paraId="29C650BF" w14:textId="77777777" w:rsidR="0063128F" w:rsidRPr="003873B7" w:rsidRDefault="0063128F" w:rsidP="0063128F">
      <w:pPr>
        <w:pStyle w:val="Corpsdetexte"/>
        <w:numPr>
          <w:ilvl w:val="0"/>
          <w:numId w:val="16"/>
        </w:numPr>
        <w:tabs>
          <w:tab w:val="left" w:pos="686"/>
        </w:tabs>
        <w:kinsoku w:val="0"/>
        <w:overflowPunct w:val="0"/>
        <w:spacing w:before="59"/>
        <w:ind w:right="686"/>
        <w:rPr>
          <w:color w:val="000000"/>
          <w:lang w:val="en-US"/>
        </w:rPr>
      </w:pPr>
      <w:r w:rsidRPr="0063128F">
        <w:rPr>
          <w:spacing w:val="-1"/>
          <w:lang w:val="en-US"/>
        </w:rPr>
        <w:t>Code</w:t>
      </w:r>
      <w:r w:rsidRPr="0063128F">
        <w:rPr>
          <w:spacing w:val="-6"/>
          <w:lang w:val="en-US"/>
        </w:rPr>
        <w:t xml:space="preserve"> </w:t>
      </w:r>
      <w:r w:rsidRPr="0063128F">
        <w:rPr>
          <w:lang w:val="en-US"/>
        </w:rPr>
        <w:t>figures</w:t>
      </w:r>
      <w:r w:rsidRPr="0063128F">
        <w:rPr>
          <w:spacing w:val="-7"/>
          <w:lang w:val="en-US"/>
        </w:rPr>
        <w:t xml:space="preserve"> </w:t>
      </w:r>
      <w:r w:rsidRPr="0063128F">
        <w:rPr>
          <w:spacing w:val="-1"/>
          <w:lang w:val="en-US"/>
        </w:rPr>
        <w:t>31–34</w:t>
      </w:r>
      <w:r w:rsidRPr="0063128F">
        <w:rPr>
          <w:spacing w:val="-5"/>
          <w:lang w:val="en-US"/>
        </w:rPr>
        <w:t xml:space="preserve"> </w:t>
      </w:r>
      <w:r w:rsidRPr="0063128F">
        <w:rPr>
          <w:lang w:val="en-US"/>
        </w:rPr>
        <w:t>are</w:t>
      </w:r>
      <w:r w:rsidRPr="0063128F">
        <w:rPr>
          <w:spacing w:val="-6"/>
          <w:lang w:val="en-US"/>
        </w:rPr>
        <w:t xml:space="preserve"> </w:t>
      </w:r>
      <w:r w:rsidRPr="0063128F">
        <w:rPr>
          <w:lang w:val="en-US"/>
        </w:rPr>
        <w:t>measurement</w:t>
      </w:r>
      <w:r w:rsidRPr="0063128F">
        <w:rPr>
          <w:spacing w:val="-4"/>
          <w:lang w:val="en-US"/>
        </w:rPr>
        <w:t xml:space="preserve"> </w:t>
      </w:r>
      <w:r w:rsidRPr="0063128F">
        <w:rPr>
          <w:spacing w:val="-1"/>
          <w:lang w:val="en-US"/>
        </w:rPr>
        <w:t>quality</w:t>
      </w:r>
      <w:r w:rsidRPr="0063128F">
        <w:rPr>
          <w:spacing w:val="-7"/>
          <w:lang w:val="en-US"/>
        </w:rPr>
        <w:t xml:space="preserve"> </w:t>
      </w:r>
      <w:r w:rsidRPr="0063128F">
        <w:rPr>
          <w:spacing w:val="-1"/>
          <w:lang w:val="en-US"/>
        </w:rPr>
        <w:t>classifications</w:t>
      </w:r>
      <w:r w:rsidRPr="0063128F">
        <w:rPr>
          <w:spacing w:val="-6"/>
          <w:lang w:val="en-US"/>
        </w:rPr>
        <w:t xml:space="preserve"> </w:t>
      </w:r>
      <w:r w:rsidRPr="0063128F">
        <w:rPr>
          <w:spacing w:val="-1"/>
          <w:lang w:val="en-US"/>
        </w:rPr>
        <w:t>according</w:t>
      </w:r>
      <w:r w:rsidRPr="0063128F">
        <w:rPr>
          <w:spacing w:val="-6"/>
          <w:lang w:val="en-US"/>
        </w:rPr>
        <w:t xml:space="preserve"> </w:t>
      </w:r>
      <w:r w:rsidRPr="0063128F">
        <w:rPr>
          <w:spacing w:val="-1"/>
          <w:lang w:val="en-US"/>
        </w:rPr>
        <w:t>to</w:t>
      </w:r>
      <w:r w:rsidRPr="0063128F">
        <w:rPr>
          <w:spacing w:val="-4"/>
          <w:lang w:val="en-US"/>
        </w:rPr>
        <w:t xml:space="preserve"> </w:t>
      </w:r>
      <w:r w:rsidRPr="0063128F">
        <w:rPr>
          <w:spacing w:val="-1"/>
          <w:lang w:val="en-US"/>
        </w:rPr>
        <w:t>the</w:t>
      </w:r>
      <w:r w:rsidRPr="0063128F">
        <w:rPr>
          <w:spacing w:val="-2"/>
          <w:lang w:val="en-US"/>
        </w:rPr>
        <w:t xml:space="preserve"> </w:t>
      </w:r>
      <w:hyperlink r:id="rId34" w:history="1">
        <w:r w:rsidRPr="0063128F">
          <w:rPr>
            <w:i/>
            <w:iCs/>
            <w:color w:val="0000FF"/>
            <w:spacing w:val="-1"/>
            <w:lang w:val="en-US"/>
          </w:rPr>
          <w:t>Guide</w:t>
        </w:r>
        <w:r w:rsidRPr="0063128F">
          <w:rPr>
            <w:i/>
            <w:iCs/>
            <w:color w:val="0000FF"/>
            <w:spacing w:val="-6"/>
            <w:lang w:val="en-US"/>
          </w:rPr>
          <w:t xml:space="preserve"> </w:t>
        </w:r>
        <w:r w:rsidRPr="0063128F">
          <w:rPr>
            <w:i/>
            <w:iCs/>
            <w:color w:val="0000FF"/>
            <w:lang w:val="en-US"/>
          </w:rPr>
          <w:t>to</w:t>
        </w:r>
      </w:hyperlink>
      <w:r w:rsidRPr="0063128F">
        <w:rPr>
          <w:i/>
          <w:iCs/>
          <w:color w:val="0000FF"/>
          <w:spacing w:val="61"/>
          <w:w w:val="99"/>
          <w:lang w:val="en-US"/>
        </w:rPr>
        <w:t xml:space="preserve"> </w:t>
      </w:r>
      <w:hyperlink r:id="rId35" w:history="1">
        <w:r w:rsidRPr="0063128F">
          <w:rPr>
            <w:i/>
            <w:iCs/>
            <w:color w:val="0000FF"/>
            <w:spacing w:val="-1"/>
            <w:lang w:val="en-US"/>
          </w:rPr>
          <w:t>Instruments</w:t>
        </w:r>
        <w:r w:rsidRPr="0063128F">
          <w:rPr>
            <w:i/>
            <w:iCs/>
            <w:color w:val="0000FF"/>
            <w:spacing w:val="-7"/>
            <w:lang w:val="en-US"/>
          </w:rPr>
          <w:t xml:space="preserve"> </w:t>
        </w:r>
        <w:r w:rsidRPr="0063128F">
          <w:rPr>
            <w:i/>
            <w:iCs/>
            <w:color w:val="0000FF"/>
            <w:lang w:val="en-US"/>
          </w:rPr>
          <w:t>and</w:t>
        </w:r>
        <w:r w:rsidRPr="0063128F">
          <w:rPr>
            <w:i/>
            <w:iCs/>
            <w:color w:val="0000FF"/>
            <w:spacing w:val="-6"/>
            <w:lang w:val="en-US"/>
          </w:rPr>
          <w:t xml:space="preserve"> </w:t>
        </w:r>
        <w:r w:rsidRPr="0063128F">
          <w:rPr>
            <w:i/>
            <w:iCs/>
            <w:color w:val="0000FF"/>
            <w:spacing w:val="-1"/>
            <w:lang w:val="en-US"/>
          </w:rPr>
          <w:t>Methods</w:t>
        </w:r>
        <w:r w:rsidRPr="0063128F">
          <w:rPr>
            <w:i/>
            <w:iCs/>
            <w:color w:val="0000FF"/>
            <w:spacing w:val="-7"/>
            <w:lang w:val="en-US"/>
          </w:rPr>
          <w:t xml:space="preserve"> </w:t>
        </w:r>
        <w:r w:rsidRPr="0063128F">
          <w:rPr>
            <w:i/>
            <w:iCs/>
            <w:color w:val="0000FF"/>
            <w:lang w:val="en-US"/>
          </w:rPr>
          <w:t>of</w:t>
        </w:r>
        <w:r w:rsidRPr="0063128F">
          <w:rPr>
            <w:i/>
            <w:iCs/>
            <w:color w:val="0000FF"/>
            <w:spacing w:val="-7"/>
            <w:lang w:val="en-US"/>
          </w:rPr>
          <w:t xml:space="preserve"> </w:t>
        </w:r>
        <w:r w:rsidRPr="0063128F">
          <w:rPr>
            <w:i/>
            <w:iCs/>
            <w:color w:val="0000FF"/>
            <w:spacing w:val="-1"/>
            <w:lang w:val="en-US"/>
          </w:rPr>
          <w:t>Observation</w:t>
        </w:r>
      </w:hyperlink>
      <w:r w:rsidRPr="0063128F">
        <w:rPr>
          <w:i/>
          <w:iCs/>
          <w:color w:val="0000FF"/>
          <w:spacing w:val="-2"/>
          <w:lang w:val="en-US"/>
        </w:rPr>
        <w:t xml:space="preserve"> </w:t>
      </w:r>
      <w:r w:rsidRPr="0063128F">
        <w:rPr>
          <w:color w:val="000000"/>
          <w:spacing w:val="-1"/>
          <w:lang w:val="en-US"/>
        </w:rPr>
        <w:t>(WMO-No.</w:t>
      </w:r>
      <w:r w:rsidRPr="0063128F">
        <w:rPr>
          <w:color w:val="000000"/>
          <w:spacing w:val="-7"/>
          <w:lang w:val="en-US"/>
        </w:rPr>
        <w:t xml:space="preserve"> </w:t>
      </w:r>
      <w:r w:rsidRPr="003873B7">
        <w:rPr>
          <w:color w:val="000000"/>
          <w:lang w:val="en-US"/>
        </w:rPr>
        <w:t>8),</w:t>
      </w:r>
      <w:r w:rsidRPr="003873B7">
        <w:rPr>
          <w:color w:val="000000"/>
          <w:spacing w:val="-7"/>
          <w:lang w:val="en-US"/>
        </w:rPr>
        <w:t xml:space="preserve"> </w:t>
      </w:r>
      <w:r w:rsidRPr="003873B7">
        <w:rPr>
          <w:color w:val="000000"/>
          <w:lang w:val="en-US"/>
        </w:rPr>
        <w:t>Volume</w:t>
      </w:r>
      <w:r w:rsidRPr="003873B7">
        <w:rPr>
          <w:color w:val="000000"/>
          <w:spacing w:val="-5"/>
          <w:lang w:val="en-US"/>
        </w:rPr>
        <w:t xml:space="preserve"> </w:t>
      </w:r>
      <w:r w:rsidRPr="003873B7">
        <w:rPr>
          <w:color w:val="000000"/>
          <w:lang w:val="en-US"/>
        </w:rPr>
        <w:t>I,</w:t>
      </w:r>
      <w:r w:rsidRPr="003873B7">
        <w:rPr>
          <w:color w:val="000000"/>
          <w:spacing w:val="-7"/>
          <w:lang w:val="en-US"/>
        </w:rPr>
        <w:t xml:space="preserve"> </w:t>
      </w:r>
      <w:r w:rsidRPr="003873B7">
        <w:rPr>
          <w:color w:val="000000"/>
          <w:spacing w:val="-1"/>
          <w:lang w:val="en-US"/>
        </w:rPr>
        <w:t>Chapter</w:t>
      </w:r>
      <w:r w:rsidRPr="003873B7">
        <w:rPr>
          <w:color w:val="000000"/>
          <w:spacing w:val="-7"/>
          <w:lang w:val="en-US"/>
        </w:rPr>
        <w:t xml:space="preserve"> </w:t>
      </w:r>
      <w:r w:rsidRPr="003873B7">
        <w:rPr>
          <w:color w:val="000000"/>
          <w:lang w:val="en-US"/>
        </w:rPr>
        <w:t>1,</w:t>
      </w:r>
      <w:r w:rsidRPr="003873B7">
        <w:rPr>
          <w:color w:val="000000"/>
          <w:spacing w:val="-7"/>
          <w:lang w:val="en-US"/>
        </w:rPr>
        <w:t xml:space="preserve"> </w:t>
      </w:r>
      <w:r w:rsidRPr="003873B7">
        <w:rPr>
          <w:color w:val="000000"/>
          <w:lang w:val="en-US"/>
        </w:rPr>
        <w:t>Annex</w:t>
      </w:r>
      <w:r w:rsidRPr="003873B7">
        <w:rPr>
          <w:color w:val="000000"/>
          <w:spacing w:val="-7"/>
          <w:lang w:val="en-US"/>
        </w:rPr>
        <w:t xml:space="preserve"> </w:t>
      </w:r>
      <w:r w:rsidRPr="003873B7">
        <w:rPr>
          <w:color w:val="000000"/>
          <w:spacing w:val="-1"/>
          <w:lang w:val="en-US"/>
        </w:rPr>
        <w:t>1.G.</w:t>
      </w:r>
    </w:p>
    <w:p w14:paraId="08A54168" w14:textId="4CFEFC41" w:rsidR="0063128F" w:rsidRPr="0063128F" w:rsidRDefault="0063128F" w:rsidP="0063128F">
      <w:pPr>
        <w:rPr>
          <w:lang w:val="en-US"/>
        </w:rPr>
      </w:pPr>
    </w:p>
    <w:sectPr w:rsidR="0063128F" w:rsidRPr="0063128F" w:rsidSect="00143AD7">
      <w:headerReference w:type="even" r:id="rId36"/>
      <w:headerReference w:type="default" r:id="rId37"/>
      <w:footerReference w:type="even" r:id="rId38"/>
      <w:footerReference w:type="default" r:id="rId39"/>
      <w:headerReference w:type="first" r:id="rId40"/>
      <w:footerReference w:type="first" r:id="rId41"/>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3" w:author="STUBER Denis" w:date="2026-05-08T11:34:00Z" w:initials="SD">
    <w:p w14:paraId="2176F9FE" w14:textId="505C7272" w:rsidR="008B7726" w:rsidRDefault="008B7726" w:rsidP="00EA22A7">
      <w:pPr>
        <w:pStyle w:val="Commentaire"/>
        <w:jc w:val="left"/>
      </w:pPr>
      <w:r>
        <w:rPr>
          <w:rStyle w:val="Marquedecommentaire"/>
        </w:rPr>
        <w:annotationRef/>
      </w:r>
      <w:r>
        <w:t>William: I still think this header should precede the previous box, as the BUFR indicator 42 introduces the first specific field following the general metadata for that station.</w:t>
      </w:r>
      <w:r>
        <w:br/>
        <w:t>Keep this because for no conflict with the table in the Manual on Codes</w:t>
      </w:r>
    </w:p>
    <w:p w14:paraId="2C0D8908" w14:textId="74E572EE" w:rsidR="008B7726" w:rsidRDefault="008B7726">
      <w:pPr>
        <w:pStyle w:val="Commentaire"/>
      </w:pPr>
    </w:p>
  </w:comment>
  <w:comment w:id="115" w:author="William Wright" w:date="2026-03-10T00:07:00Z" w:initials="WW">
    <w:p w14:paraId="1BAED974" w14:textId="7B6F563A" w:rsidR="008B7726" w:rsidRDefault="008B7726" w:rsidP="00381F26">
      <w:pPr>
        <w:pStyle w:val="Commentaire"/>
        <w:jc w:val="left"/>
      </w:pPr>
      <w:r>
        <w:rPr>
          <w:rStyle w:val="Marquedecommentaire"/>
        </w:rPr>
        <w:annotationRef/>
      </w:r>
      <w:r>
        <w:t>Year of publication? This is important, because it seems to be updated relatively frequently</w:t>
      </w:r>
    </w:p>
  </w:comment>
  <w:comment w:id="119" w:author="William Wright" w:date="2026-03-15T02:06:00Z" w:initials="WW">
    <w:p w14:paraId="662288FC" w14:textId="77777777" w:rsidR="008B7726" w:rsidRDefault="008B7726" w:rsidP="009B4AA6">
      <w:pPr>
        <w:pStyle w:val="Commentaire"/>
        <w:jc w:val="left"/>
      </w:pPr>
      <w:r>
        <w:rPr>
          <w:rStyle w:val="Marquedecommentaire"/>
        </w:rPr>
        <w:annotationRef/>
      </w:r>
      <w:r>
        <w:t>The actual example seems to be missing</w:t>
      </w:r>
    </w:p>
  </w:comment>
  <w:comment w:id="120" w:author="STUBER Denis" w:date="2026-05-18T14:53:00Z" w:initials="SD">
    <w:p w14:paraId="58B70672" w14:textId="05C14F8F" w:rsidR="008B7726" w:rsidRDefault="008B7726">
      <w:pPr>
        <w:pStyle w:val="Commentaire"/>
      </w:pPr>
      <w:r>
        <w:rPr>
          <w:rStyle w:val="Marquedecommentaire"/>
        </w:rPr>
        <w:annotationRef/>
      </w:r>
      <w:r>
        <w:t>To be provided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C0D8908" w15:done="0"/>
  <w15:commentEx w15:paraId="1BAED974" w15:done="1"/>
  <w15:commentEx w15:paraId="662288FC" w15:done="1"/>
  <w15:commentEx w15:paraId="58B706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D02D40" w16cex:dateUtc="2026-03-03T15:10:00Z"/>
  <w16cex:commentExtensible w16cex:durableId="2720500A" w16cex:dateUtc="2026-03-03T15:04:00Z"/>
  <w16cex:commentExtensible w16cex:durableId="4F23AC8D" w16cex:dateUtc="2026-03-04T11:36:00Z"/>
  <w16cex:commentExtensible w16cex:durableId="02C98CF6" w16cex:dateUtc="2026-03-04T11:19:00Z"/>
  <w16cex:commentExtensible w16cex:durableId="76756AAC" w16cex:dateUtc="2026-03-04T11:42:00Z"/>
  <w16cex:commentExtensible w16cex:durableId="25621783" w16cex:dateUtc="2026-03-04T11:43:00Z"/>
  <w16cex:commentExtensible w16cex:durableId="6ABEC0E8" w16cex:dateUtc="2026-03-09T12:54:00Z"/>
  <w16cex:commentExtensible w16cex:durableId="53055428" w16cex:dateUtc="2026-03-04T11:47:00Z"/>
  <w16cex:commentExtensible w16cex:durableId="157A5B87" w16cex:dateUtc="2026-03-04T11:48:00Z"/>
  <w16cex:commentExtensible w16cex:durableId="71D313C0" w16cex:dateUtc="2026-03-09T12:56:00Z"/>
  <w16cex:commentExtensible w16cex:durableId="1A4F3F84" w16cex:dateUtc="2026-03-09T13:12:00Z"/>
  <w16cex:commentExtensible w16cex:durableId="1B1F3A85" w16cex:dateUtc="2026-03-09T13:15:00Z"/>
  <w16cex:commentExtensible w16cex:durableId="336D60DD" w16cex:dateUtc="2026-03-09T13:30:00Z"/>
  <w16cex:commentExtensible w16cex:durableId="66CCC471" w16cex:dateUtc="2026-03-09T13:30:00Z"/>
  <w16cex:commentExtensible w16cex:durableId="08ABCCCC" w16cex:dateUtc="2026-03-14T14:24:00Z"/>
  <w16cex:commentExtensible w16cex:durableId="7C47D591" w16cex:dateUtc="2026-03-09T13:39:00Z"/>
  <w16cex:commentExtensible w16cex:durableId="5E8FD543" w16cex:dateUtc="2026-03-09T13:42:00Z"/>
  <w16cex:commentExtensible w16cex:durableId="3F447B57" w16cex:dateUtc="2026-03-10T16:38:00Z"/>
  <w16cex:commentExtensible w16cex:durableId="170A6E85" w16cex:dateUtc="2026-03-10T16:39:00Z"/>
  <w16cex:commentExtensible w16cex:durableId="6711BBA1" w16cex:dateUtc="2026-03-10T16:43:00Z"/>
  <w16cex:commentExtensible w16cex:durableId="12335027" w16cex:dateUtc="2026-03-10T16:44:00Z"/>
  <w16cex:commentExtensible w16cex:durableId="5E98FD63" w16cex:dateUtc="2026-03-10T16:50:00Z"/>
  <w16cex:commentExtensible w16cex:durableId="6AC59EB2" w16cex:dateUtc="2026-03-10T16:57:00Z"/>
  <w16cex:commentExtensible w16cex:durableId="4B8CCBE6" w16cex:dateUtc="2026-03-11T15:36:00Z"/>
  <w16cex:commentExtensible w16cex:durableId="1C6F4BDF" w16cex:dateUtc="2026-03-11T15:02:00Z"/>
  <w16cex:commentExtensible w16cex:durableId="382D77B1" w16cex:dateUtc="2026-03-11T15:18:00Z"/>
  <w16cex:commentExtensible w16cex:durableId="292052D4" w16cex:dateUtc="2026-03-14T14:22:00Z"/>
  <w16cex:commentExtensible w16cex:durableId="029CCF8D" w16cex:dateUtc="2026-03-14T14:59:00Z"/>
  <w16cex:commentExtensible w16cex:durableId="128291D5" w16cex:dateUtc="2026-03-14T14:36:00Z"/>
  <w16cex:commentExtensible w16cex:durableId="3E45223F" w16cex:dateUtc="2026-03-14T14:38:00Z"/>
  <w16cex:commentExtensible w16cex:durableId="16CF3E2D" w16cex:dateUtc="2026-03-14T14:57:00Z"/>
  <w16cex:commentExtensible w16cex:durableId="535ECDC7" w16cex:dateUtc="2026-03-09T13:07:00Z"/>
  <w16cex:commentExtensible w16cex:durableId="7C42A835" w16cex:dateUtc="2026-03-09T13:10:00Z"/>
  <w16cex:commentExtensible w16cex:durableId="299B5092" w16cex:dateUtc="2026-03-14T15:06:00Z"/>
  <w16cex:commentExtensible w16cex:durableId="601CF53D" w16cex:dateUtc="2026-03-14T15:05:00Z"/>
  <w16cex:commentExtensible w16cex:durableId="23003A58" w16cex:dateUtc="2026-03-09T1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C0D8908" w16cid:durableId="2DA848B9"/>
  <w16cid:commentId w16cid:paraId="1BAED974" w16cid:durableId="535ECDC7"/>
  <w16cid:commentId w16cid:paraId="662288FC" w16cid:durableId="299B5092"/>
  <w16cid:commentId w16cid:paraId="58B70672" w16cid:durableId="2DB5A6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91FA6C" w14:textId="77777777" w:rsidR="0005293A" w:rsidRDefault="0005293A" w:rsidP="002471B9">
      <w:pPr>
        <w:spacing w:after="0" w:line="240" w:lineRule="auto"/>
      </w:pPr>
      <w:r>
        <w:separator/>
      </w:r>
    </w:p>
  </w:endnote>
  <w:endnote w:type="continuationSeparator" w:id="0">
    <w:p w14:paraId="1BF5169B" w14:textId="77777777" w:rsidR="0005293A" w:rsidRDefault="0005293A" w:rsidP="002471B9">
      <w:pPr>
        <w:spacing w:after="0" w:line="240" w:lineRule="auto"/>
      </w:pPr>
      <w:r>
        <w:continuationSeparator/>
      </w:r>
    </w:p>
  </w:endnote>
  <w:endnote w:id="1">
    <w:p w14:paraId="3ACC21E3" w14:textId="77777777" w:rsidR="008B7726" w:rsidRDefault="008B7726" w:rsidP="009C3813">
      <w:pPr>
        <w:pStyle w:val="Notedefi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tone Sans ITC Medium">
    <w:panose1 w:val="00000000000000000000"/>
    <w:charset w:val="00"/>
    <w:family w:val="swiss"/>
    <w:notTrueType/>
    <w:pitch w:val="variable"/>
    <w:sig w:usb0="A00002FF" w:usb1="5000205B" w:usb2="00000004" w:usb3="00000000" w:csb0="00000097" w:csb1="00000000"/>
  </w:font>
  <w:font w:name="Segoe UI">
    <w:panose1 w:val="020B0502040204020203"/>
    <w:charset w:val="00"/>
    <w:family w:val="swiss"/>
    <w:pitch w:val="variable"/>
    <w:sig w:usb0="E4002EFF" w:usb1="C000E47F" w:usb2="00000009" w:usb3="00000000" w:csb0="000001FF" w:csb1="00000000"/>
  </w:font>
  <w:font w:name="Stone Sans ITC">
    <w:altName w:val="Stone Sans ITC"/>
    <w:panose1 w:val="00000000000000000000"/>
    <w:charset w:val="00"/>
    <w:family w:val="swiss"/>
    <w:notTrueType/>
    <w:pitch w:val="default"/>
    <w:sig w:usb0="00000003" w:usb1="00000000" w:usb2="00000000" w:usb3="00000000" w:csb0="00000001" w:csb1="00000000"/>
  </w:font>
  <w:font w:name="Noto Sans Arabic">
    <w:panose1 w:val="020B0502040504020204"/>
    <w:charset w:val="B2"/>
    <w:family w:val="swiss"/>
    <w:pitch w:val="variable"/>
    <w:sig w:usb0="80002043" w:usb1="80002000" w:usb2="00000008" w:usb3="00000000" w:csb0="00000040"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C960AE" w14:textId="77777777" w:rsidR="008B7726" w:rsidRDefault="008B772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58DBFE" w14:textId="2467E079" w:rsidR="008B7726" w:rsidRPr="00F31848" w:rsidRDefault="008B7726">
    <w:pPr>
      <w:pStyle w:val="Pieddepage"/>
      <w:jc w:val="center"/>
      <w:rPr>
        <w:color w:val="4472C4" w:themeColor="accent1"/>
        <w:lang w:val="fr-FR"/>
      </w:rPr>
    </w:pPr>
    <w:r>
      <w:rPr>
        <w:color w:val="4472C4" w:themeColor="accent1"/>
        <w:lang w:val="fr-FR"/>
      </w:rPr>
      <w:t>ET-DDS SC-CLI SERCOM</w:t>
    </w:r>
    <w:r>
      <w:rPr>
        <w:color w:val="4472C4" w:themeColor="accent1"/>
        <w:lang w:val="fr-FR"/>
      </w:rPr>
      <w:tab/>
      <w:t>22/05/2026</w:t>
    </w:r>
    <w:r>
      <w:rPr>
        <w:color w:val="4472C4" w:themeColor="accent1"/>
        <w:lang w:val="fr-FR"/>
      </w:rPr>
      <w:tab/>
      <w:t xml:space="preserve">Page </w:t>
    </w:r>
    <w:r>
      <w:rPr>
        <w:color w:val="4472C4" w:themeColor="accent1"/>
      </w:rPr>
      <w:fldChar w:fldCharType="begin"/>
    </w:r>
    <w:r w:rsidRPr="00F31848">
      <w:rPr>
        <w:color w:val="4472C4" w:themeColor="accent1"/>
        <w:lang w:val="fr-FR"/>
      </w:rPr>
      <w:instrText>PAGE  \* Arabic  \* MERGEFORMAT</w:instrText>
    </w:r>
    <w:r>
      <w:rPr>
        <w:color w:val="4472C4" w:themeColor="accent1"/>
      </w:rPr>
      <w:fldChar w:fldCharType="separate"/>
    </w:r>
    <w:r>
      <w:rPr>
        <w:color w:val="4472C4" w:themeColor="accent1"/>
        <w:lang w:val="fr-FR"/>
      </w:rPr>
      <w:t>2</w:t>
    </w:r>
    <w:r>
      <w:rPr>
        <w:color w:val="4472C4" w:themeColor="accent1"/>
      </w:rPr>
      <w:fldChar w:fldCharType="end"/>
    </w:r>
    <w:r>
      <w:rPr>
        <w:color w:val="4472C4" w:themeColor="accent1"/>
        <w:lang w:val="fr-FR"/>
      </w:rPr>
      <w:t xml:space="preserve"> over </w:t>
    </w:r>
    <w:r>
      <w:rPr>
        <w:color w:val="4472C4" w:themeColor="accent1"/>
      </w:rPr>
      <w:fldChar w:fldCharType="begin"/>
    </w:r>
    <w:r w:rsidRPr="00F31848">
      <w:rPr>
        <w:color w:val="4472C4" w:themeColor="accent1"/>
        <w:lang w:val="fr-FR"/>
      </w:rPr>
      <w:instrText>NUMPAGES  \* arabe  \* MERGEFORMAT</w:instrText>
    </w:r>
    <w:r>
      <w:rPr>
        <w:color w:val="4472C4" w:themeColor="accent1"/>
      </w:rPr>
      <w:fldChar w:fldCharType="separate"/>
    </w:r>
    <w:r>
      <w:rPr>
        <w:color w:val="4472C4" w:themeColor="accent1"/>
        <w:lang w:val="fr-FR"/>
      </w:rPr>
      <w:t>2</w:t>
    </w:r>
    <w:r>
      <w:rPr>
        <w:color w:val="4472C4" w:themeColor="accent1"/>
      </w:rPr>
      <w:fldChar w:fldCharType="end"/>
    </w:r>
  </w:p>
  <w:p w14:paraId="1AE9E5CE" w14:textId="77777777" w:rsidR="008B7726" w:rsidRPr="00F31848" w:rsidRDefault="008B7726">
    <w:pPr>
      <w:pStyle w:val="Pieddepage"/>
      <w:rPr>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9A1CF4" w14:textId="77777777" w:rsidR="008B7726" w:rsidRDefault="008B772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B2F70C" w14:textId="77777777" w:rsidR="0005293A" w:rsidRDefault="0005293A" w:rsidP="002471B9">
      <w:pPr>
        <w:spacing w:after="0" w:line="240" w:lineRule="auto"/>
      </w:pPr>
      <w:r>
        <w:separator/>
      </w:r>
    </w:p>
  </w:footnote>
  <w:footnote w:type="continuationSeparator" w:id="0">
    <w:p w14:paraId="52D84877" w14:textId="77777777" w:rsidR="0005293A" w:rsidRDefault="0005293A" w:rsidP="002471B9">
      <w:pPr>
        <w:spacing w:after="0" w:line="240" w:lineRule="auto"/>
      </w:pPr>
      <w:r>
        <w:continuationSeparator/>
      </w:r>
    </w:p>
  </w:footnote>
  <w:footnote w:id="1">
    <w:p w14:paraId="32A77A3F" w14:textId="3E8699E6" w:rsidR="008B7726" w:rsidRDefault="008B7726" w:rsidP="00874A0A">
      <w:pPr>
        <w:pStyle w:val="Notedebasdepage"/>
      </w:pPr>
      <w:r>
        <w:rPr>
          <w:rStyle w:val="Appelnotedebasdep"/>
        </w:rPr>
        <w:footnoteRef/>
      </w:r>
      <w:r>
        <w:t xml:space="preserve"> Note that Maintenance is intended as a generic term here. It can also include cases where observations were not possible due to some other causes, such as destruction of the instrument, an extended outage at an AWS, or some other cause.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A164AF" w14:textId="77777777" w:rsidR="008B7726" w:rsidRDefault="008B772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2647653"/>
      <w:docPartObj>
        <w:docPartGallery w:val="Watermarks"/>
        <w:docPartUnique/>
      </w:docPartObj>
    </w:sdtPr>
    <w:sdtContent>
      <w:p w14:paraId="2FC886F1" w14:textId="33BFC310" w:rsidR="008B7726" w:rsidRDefault="008B7726">
        <w:pPr>
          <w:pStyle w:val="En-tte"/>
        </w:pPr>
        <w:r>
          <w:pict w14:anchorId="60556C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51564" o:spid="_x0000_s2049" type="#_x0000_t136" style="position:absolute;left:0;text-align:left;margin-left:0;margin-top:0;width:461.1pt;height:276.6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9383EA" w14:textId="77777777" w:rsidR="008B7726" w:rsidRDefault="008B772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402"/>
    <w:multiLevelType w:val="multilevel"/>
    <w:tmpl w:val="00000885"/>
    <w:lvl w:ilvl="0">
      <w:start w:val="1"/>
      <w:numFmt w:val="decimal"/>
      <w:lvlText w:val="(%1)"/>
      <w:lvlJc w:val="left"/>
      <w:pPr>
        <w:ind w:left="685" w:hanging="567"/>
      </w:pPr>
      <w:rPr>
        <w:rFonts w:ascii="Verdana" w:hAnsi="Verdana" w:cs="Verdana"/>
        <w:b w:val="0"/>
        <w:bCs w:val="0"/>
        <w:spacing w:val="-1"/>
        <w:sz w:val="18"/>
        <w:szCs w:val="18"/>
      </w:rPr>
    </w:lvl>
    <w:lvl w:ilvl="1">
      <w:numFmt w:val="bullet"/>
      <w:lvlText w:val="•"/>
      <w:lvlJc w:val="left"/>
      <w:pPr>
        <w:ind w:left="1563" w:hanging="567"/>
      </w:pPr>
    </w:lvl>
    <w:lvl w:ilvl="2">
      <w:numFmt w:val="bullet"/>
      <w:lvlText w:val="•"/>
      <w:lvlJc w:val="left"/>
      <w:pPr>
        <w:ind w:left="2441" w:hanging="567"/>
      </w:pPr>
    </w:lvl>
    <w:lvl w:ilvl="3">
      <w:numFmt w:val="bullet"/>
      <w:lvlText w:val="•"/>
      <w:lvlJc w:val="left"/>
      <w:pPr>
        <w:ind w:left="3318" w:hanging="567"/>
      </w:pPr>
    </w:lvl>
    <w:lvl w:ilvl="4">
      <w:numFmt w:val="bullet"/>
      <w:lvlText w:val="•"/>
      <w:lvlJc w:val="left"/>
      <w:pPr>
        <w:ind w:left="4196" w:hanging="567"/>
      </w:pPr>
    </w:lvl>
    <w:lvl w:ilvl="5">
      <w:numFmt w:val="bullet"/>
      <w:lvlText w:val="•"/>
      <w:lvlJc w:val="left"/>
      <w:pPr>
        <w:ind w:left="5074" w:hanging="567"/>
      </w:pPr>
    </w:lvl>
    <w:lvl w:ilvl="6">
      <w:numFmt w:val="bullet"/>
      <w:lvlText w:val="•"/>
      <w:lvlJc w:val="left"/>
      <w:pPr>
        <w:ind w:left="5952" w:hanging="567"/>
      </w:pPr>
    </w:lvl>
    <w:lvl w:ilvl="7">
      <w:numFmt w:val="bullet"/>
      <w:lvlText w:val="•"/>
      <w:lvlJc w:val="left"/>
      <w:pPr>
        <w:ind w:left="6830" w:hanging="567"/>
      </w:pPr>
    </w:lvl>
    <w:lvl w:ilvl="8">
      <w:numFmt w:val="bullet"/>
      <w:lvlText w:val="•"/>
      <w:lvlJc w:val="left"/>
      <w:pPr>
        <w:ind w:left="7708" w:hanging="567"/>
      </w:pPr>
    </w:lvl>
  </w:abstractNum>
  <w:abstractNum w:abstractNumId="1" w15:restartNumberingAfterBreak="0">
    <w:nsid w:val="03E3528D"/>
    <w:multiLevelType w:val="multilevel"/>
    <w:tmpl w:val="55644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F50EA"/>
    <w:multiLevelType w:val="multilevel"/>
    <w:tmpl w:val="E75E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229D0"/>
    <w:multiLevelType w:val="hybridMultilevel"/>
    <w:tmpl w:val="B0CAA5D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32C42D7"/>
    <w:multiLevelType w:val="multilevel"/>
    <w:tmpl w:val="CAC0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378B6"/>
    <w:multiLevelType w:val="hybridMultilevel"/>
    <w:tmpl w:val="439C03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F85021"/>
    <w:multiLevelType w:val="multilevel"/>
    <w:tmpl w:val="741A8A46"/>
    <w:lvl w:ilvl="0">
      <w:start w:val="32"/>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00340C4"/>
    <w:multiLevelType w:val="hybridMultilevel"/>
    <w:tmpl w:val="BE1E17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1491C05"/>
    <w:multiLevelType w:val="multilevel"/>
    <w:tmpl w:val="4D12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6023C"/>
    <w:multiLevelType w:val="hybridMultilevel"/>
    <w:tmpl w:val="E6222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6C22231"/>
    <w:multiLevelType w:val="hybridMultilevel"/>
    <w:tmpl w:val="DE6C64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1415AA2"/>
    <w:multiLevelType w:val="hybridMultilevel"/>
    <w:tmpl w:val="AA2E37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2692203"/>
    <w:multiLevelType w:val="multilevel"/>
    <w:tmpl w:val="1522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16F17"/>
    <w:multiLevelType w:val="multilevel"/>
    <w:tmpl w:val="AB78A072"/>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4" w15:restartNumberingAfterBreak="0">
    <w:nsid w:val="47FF43B4"/>
    <w:multiLevelType w:val="hybridMultilevel"/>
    <w:tmpl w:val="1BC242B0"/>
    <w:lvl w:ilvl="0" w:tplc="8BF81A66">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324534F"/>
    <w:multiLevelType w:val="multilevel"/>
    <w:tmpl w:val="A392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F43E6"/>
    <w:multiLevelType w:val="multilevel"/>
    <w:tmpl w:val="038E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A07C2"/>
    <w:multiLevelType w:val="multilevel"/>
    <w:tmpl w:val="79AE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885054"/>
    <w:multiLevelType w:val="hybridMultilevel"/>
    <w:tmpl w:val="A6A227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FA03607"/>
    <w:multiLevelType w:val="hybridMultilevel"/>
    <w:tmpl w:val="B10465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67E3D5C"/>
    <w:multiLevelType w:val="hybridMultilevel"/>
    <w:tmpl w:val="6C6A81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CEF63FF"/>
    <w:multiLevelType w:val="multilevel"/>
    <w:tmpl w:val="CDC4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054D15"/>
    <w:multiLevelType w:val="multilevel"/>
    <w:tmpl w:val="C4CE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F40774"/>
    <w:multiLevelType w:val="multilevel"/>
    <w:tmpl w:val="51D4CC7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75AC0FF4"/>
    <w:multiLevelType w:val="multilevel"/>
    <w:tmpl w:val="6E68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5060BF"/>
    <w:multiLevelType w:val="hybridMultilevel"/>
    <w:tmpl w:val="969673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E6E0406"/>
    <w:multiLevelType w:val="multilevel"/>
    <w:tmpl w:val="365C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3"/>
  </w:num>
  <w:num w:numId="3">
    <w:abstractNumId w:val="1"/>
  </w:num>
  <w:num w:numId="4">
    <w:abstractNumId w:val="2"/>
  </w:num>
  <w:num w:numId="5">
    <w:abstractNumId w:val="21"/>
  </w:num>
  <w:num w:numId="6">
    <w:abstractNumId w:val="17"/>
  </w:num>
  <w:num w:numId="7">
    <w:abstractNumId w:val="24"/>
  </w:num>
  <w:num w:numId="8">
    <w:abstractNumId w:val="18"/>
  </w:num>
  <w:num w:numId="9">
    <w:abstractNumId w:val="25"/>
  </w:num>
  <w:num w:numId="10">
    <w:abstractNumId w:val="16"/>
  </w:num>
  <w:num w:numId="11">
    <w:abstractNumId w:val="9"/>
  </w:num>
  <w:num w:numId="12">
    <w:abstractNumId w:val="14"/>
  </w:num>
  <w:num w:numId="13">
    <w:abstractNumId w:val="6"/>
  </w:num>
  <w:num w:numId="14">
    <w:abstractNumId w:val="19"/>
  </w:num>
  <w:num w:numId="15">
    <w:abstractNumId w:val="11"/>
  </w:num>
  <w:num w:numId="16">
    <w:abstractNumId w:val="0"/>
  </w:num>
  <w:num w:numId="17">
    <w:abstractNumId w:val="12"/>
  </w:num>
  <w:num w:numId="18">
    <w:abstractNumId w:val="8"/>
  </w:num>
  <w:num w:numId="19">
    <w:abstractNumId w:val="15"/>
  </w:num>
  <w:num w:numId="20">
    <w:abstractNumId w:val="3"/>
  </w:num>
  <w:num w:numId="21">
    <w:abstractNumId w:val="20"/>
  </w:num>
  <w:num w:numId="22">
    <w:abstractNumId w:val="22"/>
  </w:num>
  <w:num w:numId="23">
    <w:abstractNumId w:val="10"/>
  </w:num>
  <w:num w:numId="24">
    <w:abstractNumId w:val="26"/>
  </w:num>
  <w:num w:numId="25">
    <w:abstractNumId w:val="4"/>
  </w:num>
  <w:num w:numId="26">
    <w:abstractNumId w:val="5"/>
  </w:num>
  <w:num w:numId="27">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UBER Denis">
    <w15:presenceInfo w15:providerId="None" w15:userId="STUBER Denis"/>
  </w15:person>
  <w15:person w15:author="William Wright">
    <w15:presenceInfo w15:providerId="Windows Live" w15:userId="8e01c36ed8b049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D56"/>
    <w:rsid w:val="00000D4D"/>
    <w:rsid w:val="00001CAB"/>
    <w:rsid w:val="00002D74"/>
    <w:rsid w:val="0000446C"/>
    <w:rsid w:val="00004D9E"/>
    <w:rsid w:val="0000560B"/>
    <w:rsid w:val="00006740"/>
    <w:rsid w:val="000069DC"/>
    <w:rsid w:val="00012112"/>
    <w:rsid w:val="000124BE"/>
    <w:rsid w:val="000137FC"/>
    <w:rsid w:val="00014570"/>
    <w:rsid w:val="00016D79"/>
    <w:rsid w:val="0002003B"/>
    <w:rsid w:val="00021059"/>
    <w:rsid w:val="00021864"/>
    <w:rsid w:val="000232CE"/>
    <w:rsid w:val="000234FD"/>
    <w:rsid w:val="00023ECF"/>
    <w:rsid w:val="000274B1"/>
    <w:rsid w:val="00031FF3"/>
    <w:rsid w:val="00032523"/>
    <w:rsid w:val="0003396B"/>
    <w:rsid w:val="000343B7"/>
    <w:rsid w:val="0003520A"/>
    <w:rsid w:val="00035DEB"/>
    <w:rsid w:val="000371D4"/>
    <w:rsid w:val="00037748"/>
    <w:rsid w:val="00040B29"/>
    <w:rsid w:val="00043CB8"/>
    <w:rsid w:val="00045B7B"/>
    <w:rsid w:val="00046F24"/>
    <w:rsid w:val="000479A4"/>
    <w:rsid w:val="000511E4"/>
    <w:rsid w:val="00051367"/>
    <w:rsid w:val="00051AF4"/>
    <w:rsid w:val="0005293A"/>
    <w:rsid w:val="00053BE2"/>
    <w:rsid w:val="00054025"/>
    <w:rsid w:val="000568B4"/>
    <w:rsid w:val="00056C36"/>
    <w:rsid w:val="00057C2F"/>
    <w:rsid w:val="00060008"/>
    <w:rsid w:val="000627B2"/>
    <w:rsid w:val="000627CE"/>
    <w:rsid w:val="0006305B"/>
    <w:rsid w:val="0006361B"/>
    <w:rsid w:val="00063794"/>
    <w:rsid w:val="000659C3"/>
    <w:rsid w:val="00065ACF"/>
    <w:rsid w:val="0006674A"/>
    <w:rsid w:val="000675C4"/>
    <w:rsid w:val="00067E1F"/>
    <w:rsid w:val="00070BCE"/>
    <w:rsid w:val="00070C29"/>
    <w:rsid w:val="000735FB"/>
    <w:rsid w:val="00074F69"/>
    <w:rsid w:val="00075461"/>
    <w:rsid w:val="00077A65"/>
    <w:rsid w:val="00077E98"/>
    <w:rsid w:val="000817D2"/>
    <w:rsid w:val="00081B27"/>
    <w:rsid w:val="00081F89"/>
    <w:rsid w:val="00083994"/>
    <w:rsid w:val="0008475A"/>
    <w:rsid w:val="00084C08"/>
    <w:rsid w:val="00084F43"/>
    <w:rsid w:val="00085288"/>
    <w:rsid w:val="00085780"/>
    <w:rsid w:val="000857BB"/>
    <w:rsid w:val="00086A42"/>
    <w:rsid w:val="00087F19"/>
    <w:rsid w:val="0009063C"/>
    <w:rsid w:val="0009248E"/>
    <w:rsid w:val="0009376D"/>
    <w:rsid w:val="000948D8"/>
    <w:rsid w:val="00095468"/>
    <w:rsid w:val="00095469"/>
    <w:rsid w:val="000A048B"/>
    <w:rsid w:val="000A1680"/>
    <w:rsid w:val="000A1804"/>
    <w:rsid w:val="000A2E6F"/>
    <w:rsid w:val="000A346D"/>
    <w:rsid w:val="000A4EE6"/>
    <w:rsid w:val="000A6069"/>
    <w:rsid w:val="000A7DED"/>
    <w:rsid w:val="000B1317"/>
    <w:rsid w:val="000B3795"/>
    <w:rsid w:val="000B3A2A"/>
    <w:rsid w:val="000B608D"/>
    <w:rsid w:val="000B7B7C"/>
    <w:rsid w:val="000C303C"/>
    <w:rsid w:val="000C3686"/>
    <w:rsid w:val="000C3DD0"/>
    <w:rsid w:val="000C45F1"/>
    <w:rsid w:val="000C53A7"/>
    <w:rsid w:val="000C5407"/>
    <w:rsid w:val="000C7B4B"/>
    <w:rsid w:val="000D0C95"/>
    <w:rsid w:val="000D0DE4"/>
    <w:rsid w:val="000D180E"/>
    <w:rsid w:val="000D23CD"/>
    <w:rsid w:val="000D2F43"/>
    <w:rsid w:val="000D2FFB"/>
    <w:rsid w:val="000D435C"/>
    <w:rsid w:val="000D53D5"/>
    <w:rsid w:val="000E0768"/>
    <w:rsid w:val="000E25C0"/>
    <w:rsid w:val="000E282E"/>
    <w:rsid w:val="000E31E9"/>
    <w:rsid w:val="000E383D"/>
    <w:rsid w:val="000E4FDB"/>
    <w:rsid w:val="000E61F5"/>
    <w:rsid w:val="000E622D"/>
    <w:rsid w:val="000E651A"/>
    <w:rsid w:val="000E6A96"/>
    <w:rsid w:val="000E6CD1"/>
    <w:rsid w:val="000E7114"/>
    <w:rsid w:val="000F332D"/>
    <w:rsid w:val="000F6B77"/>
    <w:rsid w:val="000F7D90"/>
    <w:rsid w:val="00101E6E"/>
    <w:rsid w:val="001022C8"/>
    <w:rsid w:val="00104A29"/>
    <w:rsid w:val="00106BFA"/>
    <w:rsid w:val="00107888"/>
    <w:rsid w:val="00107EFE"/>
    <w:rsid w:val="00111AE1"/>
    <w:rsid w:val="00112E0A"/>
    <w:rsid w:val="00113D94"/>
    <w:rsid w:val="00117591"/>
    <w:rsid w:val="00117C0D"/>
    <w:rsid w:val="00117D81"/>
    <w:rsid w:val="00117E68"/>
    <w:rsid w:val="00120DBB"/>
    <w:rsid w:val="00121318"/>
    <w:rsid w:val="0012632C"/>
    <w:rsid w:val="001300C2"/>
    <w:rsid w:val="00130CFC"/>
    <w:rsid w:val="00130EF8"/>
    <w:rsid w:val="00132A21"/>
    <w:rsid w:val="00134837"/>
    <w:rsid w:val="00134E86"/>
    <w:rsid w:val="00136BD6"/>
    <w:rsid w:val="001373C9"/>
    <w:rsid w:val="00140206"/>
    <w:rsid w:val="0014076F"/>
    <w:rsid w:val="0014087A"/>
    <w:rsid w:val="00140BAB"/>
    <w:rsid w:val="001430F5"/>
    <w:rsid w:val="00143AD7"/>
    <w:rsid w:val="00144135"/>
    <w:rsid w:val="00144730"/>
    <w:rsid w:val="001453EE"/>
    <w:rsid w:val="001475D1"/>
    <w:rsid w:val="00151C6E"/>
    <w:rsid w:val="001535E1"/>
    <w:rsid w:val="00154F71"/>
    <w:rsid w:val="00156372"/>
    <w:rsid w:val="00157497"/>
    <w:rsid w:val="0016053F"/>
    <w:rsid w:val="00162A36"/>
    <w:rsid w:val="00164EF2"/>
    <w:rsid w:val="00164F42"/>
    <w:rsid w:val="00165A8D"/>
    <w:rsid w:val="0016667B"/>
    <w:rsid w:val="001666CD"/>
    <w:rsid w:val="0016676B"/>
    <w:rsid w:val="0016702D"/>
    <w:rsid w:val="00170B79"/>
    <w:rsid w:val="0017299D"/>
    <w:rsid w:val="00172D52"/>
    <w:rsid w:val="00172E83"/>
    <w:rsid w:val="0017361B"/>
    <w:rsid w:val="00174F7C"/>
    <w:rsid w:val="00175010"/>
    <w:rsid w:val="00181944"/>
    <w:rsid w:val="00181F26"/>
    <w:rsid w:val="00182906"/>
    <w:rsid w:val="00186D2B"/>
    <w:rsid w:val="00192E1A"/>
    <w:rsid w:val="00194DBC"/>
    <w:rsid w:val="001955C4"/>
    <w:rsid w:val="0019587D"/>
    <w:rsid w:val="00195D83"/>
    <w:rsid w:val="00197F97"/>
    <w:rsid w:val="001A0317"/>
    <w:rsid w:val="001A0F63"/>
    <w:rsid w:val="001A1C99"/>
    <w:rsid w:val="001A2165"/>
    <w:rsid w:val="001A220F"/>
    <w:rsid w:val="001A3960"/>
    <w:rsid w:val="001A4130"/>
    <w:rsid w:val="001A42F5"/>
    <w:rsid w:val="001A5578"/>
    <w:rsid w:val="001A5843"/>
    <w:rsid w:val="001A5F3D"/>
    <w:rsid w:val="001B00ED"/>
    <w:rsid w:val="001B0722"/>
    <w:rsid w:val="001B4BA1"/>
    <w:rsid w:val="001C0813"/>
    <w:rsid w:val="001C1ABE"/>
    <w:rsid w:val="001C1E53"/>
    <w:rsid w:val="001C438B"/>
    <w:rsid w:val="001C6AA4"/>
    <w:rsid w:val="001C79FF"/>
    <w:rsid w:val="001D077F"/>
    <w:rsid w:val="001D1AF1"/>
    <w:rsid w:val="001D575D"/>
    <w:rsid w:val="001D6C8E"/>
    <w:rsid w:val="001E0BA4"/>
    <w:rsid w:val="001E2B7C"/>
    <w:rsid w:val="001E3411"/>
    <w:rsid w:val="001E3628"/>
    <w:rsid w:val="001F0E32"/>
    <w:rsid w:val="001F271B"/>
    <w:rsid w:val="001F302F"/>
    <w:rsid w:val="001F3365"/>
    <w:rsid w:val="001F35F7"/>
    <w:rsid w:val="001F7740"/>
    <w:rsid w:val="00200DC1"/>
    <w:rsid w:val="002020B2"/>
    <w:rsid w:val="002027F3"/>
    <w:rsid w:val="00203CEF"/>
    <w:rsid w:val="002049ED"/>
    <w:rsid w:val="00205689"/>
    <w:rsid w:val="002060B9"/>
    <w:rsid w:val="00206CF2"/>
    <w:rsid w:val="0021161F"/>
    <w:rsid w:val="0021203C"/>
    <w:rsid w:val="00213DD6"/>
    <w:rsid w:val="002149C1"/>
    <w:rsid w:val="00214D52"/>
    <w:rsid w:val="00215088"/>
    <w:rsid w:val="00215747"/>
    <w:rsid w:val="002166C9"/>
    <w:rsid w:val="002168E9"/>
    <w:rsid w:val="002176B8"/>
    <w:rsid w:val="00220027"/>
    <w:rsid w:val="002206D2"/>
    <w:rsid w:val="0022119D"/>
    <w:rsid w:val="00223DF2"/>
    <w:rsid w:val="00223EE5"/>
    <w:rsid w:val="00225CD6"/>
    <w:rsid w:val="00227DC7"/>
    <w:rsid w:val="00230259"/>
    <w:rsid w:val="0023035F"/>
    <w:rsid w:val="00230BBC"/>
    <w:rsid w:val="00231828"/>
    <w:rsid w:val="00232BAB"/>
    <w:rsid w:val="00233813"/>
    <w:rsid w:val="0023526C"/>
    <w:rsid w:val="0024068A"/>
    <w:rsid w:val="00241F71"/>
    <w:rsid w:val="0024382A"/>
    <w:rsid w:val="00243A52"/>
    <w:rsid w:val="00243EDF"/>
    <w:rsid w:val="0024594D"/>
    <w:rsid w:val="00245C3D"/>
    <w:rsid w:val="00245C7D"/>
    <w:rsid w:val="00246951"/>
    <w:rsid w:val="002469D9"/>
    <w:rsid w:val="0024717F"/>
    <w:rsid w:val="002471B9"/>
    <w:rsid w:val="00251BF0"/>
    <w:rsid w:val="00252C17"/>
    <w:rsid w:val="00253254"/>
    <w:rsid w:val="00256880"/>
    <w:rsid w:val="00256D1F"/>
    <w:rsid w:val="00257164"/>
    <w:rsid w:val="00263924"/>
    <w:rsid w:val="00264023"/>
    <w:rsid w:val="0026510E"/>
    <w:rsid w:val="0026584D"/>
    <w:rsid w:val="0026597B"/>
    <w:rsid w:val="00265D28"/>
    <w:rsid w:val="002702D7"/>
    <w:rsid w:val="00270837"/>
    <w:rsid w:val="00271804"/>
    <w:rsid w:val="00273228"/>
    <w:rsid w:val="00276827"/>
    <w:rsid w:val="00276F4E"/>
    <w:rsid w:val="002774DE"/>
    <w:rsid w:val="00277B48"/>
    <w:rsid w:val="0028016A"/>
    <w:rsid w:val="00280B53"/>
    <w:rsid w:val="00281517"/>
    <w:rsid w:val="00281EEC"/>
    <w:rsid w:val="00282374"/>
    <w:rsid w:val="00282ADA"/>
    <w:rsid w:val="002857DC"/>
    <w:rsid w:val="00286425"/>
    <w:rsid w:val="00287159"/>
    <w:rsid w:val="002875BE"/>
    <w:rsid w:val="00287615"/>
    <w:rsid w:val="0029082C"/>
    <w:rsid w:val="0029250E"/>
    <w:rsid w:val="002939FF"/>
    <w:rsid w:val="002944C3"/>
    <w:rsid w:val="00295517"/>
    <w:rsid w:val="00297C1D"/>
    <w:rsid w:val="002A18F6"/>
    <w:rsid w:val="002A2C10"/>
    <w:rsid w:val="002A3662"/>
    <w:rsid w:val="002A4703"/>
    <w:rsid w:val="002A5075"/>
    <w:rsid w:val="002A5805"/>
    <w:rsid w:val="002A5DB3"/>
    <w:rsid w:val="002A6440"/>
    <w:rsid w:val="002B0BDC"/>
    <w:rsid w:val="002B0DE6"/>
    <w:rsid w:val="002B1D17"/>
    <w:rsid w:val="002B264C"/>
    <w:rsid w:val="002B549E"/>
    <w:rsid w:val="002B6F8A"/>
    <w:rsid w:val="002C044F"/>
    <w:rsid w:val="002C2150"/>
    <w:rsid w:val="002C520B"/>
    <w:rsid w:val="002C5536"/>
    <w:rsid w:val="002C6BCD"/>
    <w:rsid w:val="002D0C21"/>
    <w:rsid w:val="002D0DA1"/>
    <w:rsid w:val="002D0FD3"/>
    <w:rsid w:val="002D13DC"/>
    <w:rsid w:val="002D4DBB"/>
    <w:rsid w:val="002D51F8"/>
    <w:rsid w:val="002D72E7"/>
    <w:rsid w:val="002D72FE"/>
    <w:rsid w:val="002E006C"/>
    <w:rsid w:val="002E5E57"/>
    <w:rsid w:val="002F0511"/>
    <w:rsid w:val="002F14C0"/>
    <w:rsid w:val="002F1E2E"/>
    <w:rsid w:val="002F2A58"/>
    <w:rsid w:val="002F3AD2"/>
    <w:rsid w:val="002F3FBA"/>
    <w:rsid w:val="002F44DD"/>
    <w:rsid w:val="002F4C4E"/>
    <w:rsid w:val="002F5287"/>
    <w:rsid w:val="002F5AC9"/>
    <w:rsid w:val="002F5FF7"/>
    <w:rsid w:val="00300858"/>
    <w:rsid w:val="003013DB"/>
    <w:rsid w:val="00301431"/>
    <w:rsid w:val="00302DEC"/>
    <w:rsid w:val="0030503F"/>
    <w:rsid w:val="00305211"/>
    <w:rsid w:val="003052AD"/>
    <w:rsid w:val="00305B33"/>
    <w:rsid w:val="00305D1F"/>
    <w:rsid w:val="003130DE"/>
    <w:rsid w:val="00313735"/>
    <w:rsid w:val="00314350"/>
    <w:rsid w:val="00316434"/>
    <w:rsid w:val="003172CD"/>
    <w:rsid w:val="0032108A"/>
    <w:rsid w:val="003216E2"/>
    <w:rsid w:val="00323ADB"/>
    <w:rsid w:val="00325E0D"/>
    <w:rsid w:val="003264EB"/>
    <w:rsid w:val="003266C8"/>
    <w:rsid w:val="0032786A"/>
    <w:rsid w:val="00331395"/>
    <w:rsid w:val="0033300E"/>
    <w:rsid w:val="0033315C"/>
    <w:rsid w:val="003341A4"/>
    <w:rsid w:val="003350F6"/>
    <w:rsid w:val="0033510B"/>
    <w:rsid w:val="003378CA"/>
    <w:rsid w:val="0034113C"/>
    <w:rsid w:val="00343A0E"/>
    <w:rsid w:val="00343B7B"/>
    <w:rsid w:val="00344089"/>
    <w:rsid w:val="00344F42"/>
    <w:rsid w:val="00345A91"/>
    <w:rsid w:val="00345E5C"/>
    <w:rsid w:val="00345FD8"/>
    <w:rsid w:val="003478BE"/>
    <w:rsid w:val="00347B8C"/>
    <w:rsid w:val="003545BA"/>
    <w:rsid w:val="0035469A"/>
    <w:rsid w:val="00356B40"/>
    <w:rsid w:val="00361FD1"/>
    <w:rsid w:val="003621C4"/>
    <w:rsid w:val="00366747"/>
    <w:rsid w:val="00366E78"/>
    <w:rsid w:val="00367413"/>
    <w:rsid w:val="00367985"/>
    <w:rsid w:val="0037150A"/>
    <w:rsid w:val="003717DB"/>
    <w:rsid w:val="00374CFB"/>
    <w:rsid w:val="0037709B"/>
    <w:rsid w:val="0038140B"/>
    <w:rsid w:val="00381F26"/>
    <w:rsid w:val="00382A60"/>
    <w:rsid w:val="00383FC0"/>
    <w:rsid w:val="00385377"/>
    <w:rsid w:val="00386B3E"/>
    <w:rsid w:val="003873B7"/>
    <w:rsid w:val="00391161"/>
    <w:rsid w:val="003914EB"/>
    <w:rsid w:val="00392AF4"/>
    <w:rsid w:val="0039330A"/>
    <w:rsid w:val="0039332B"/>
    <w:rsid w:val="00393D9C"/>
    <w:rsid w:val="003950F6"/>
    <w:rsid w:val="00395E47"/>
    <w:rsid w:val="003977EA"/>
    <w:rsid w:val="003A2CAB"/>
    <w:rsid w:val="003A330D"/>
    <w:rsid w:val="003A3609"/>
    <w:rsid w:val="003A6358"/>
    <w:rsid w:val="003A69BA"/>
    <w:rsid w:val="003A77C5"/>
    <w:rsid w:val="003B0C50"/>
    <w:rsid w:val="003B1790"/>
    <w:rsid w:val="003B2F5A"/>
    <w:rsid w:val="003B3395"/>
    <w:rsid w:val="003B340D"/>
    <w:rsid w:val="003B3537"/>
    <w:rsid w:val="003B511A"/>
    <w:rsid w:val="003B583E"/>
    <w:rsid w:val="003B5992"/>
    <w:rsid w:val="003B65F1"/>
    <w:rsid w:val="003B661F"/>
    <w:rsid w:val="003B6871"/>
    <w:rsid w:val="003B6E05"/>
    <w:rsid w:val="003C0892"/>
    <w:rsid w:val="003C0FE3"/>
    <w:rsid w:val="003C11D1"/>
    <w:rsid w:val="003C2732"/>
    <w:rsid w:val="003C3374"/>
    <w:rsid w:val="003C3A96"/>
    <w:rsid w:val="003C7D16"/>
    <w:rsid w:val="003D0ADC"/>
    <w:rsid w:val="003D27AE"/>
    <w:rsid w:val="003D62FE"/>
    <w:rsid w:val="003D6B45"/>
    <w:rsid w:val="003E0592"/>
    <w:rsid w:val="003E1C0F"/>
    <w:rsid w:val="003E2063"/>
    <w:rsid w:val="003E383E"/>
    <w:rsid w:val="003E430C"/>
    <w:rsid w:val="003E630A"/>
    <w:rsid w:val="003E6A72"/>
    <w:rsid w:val="003F0C12"/>
    <w:rsid w:val="003F10DF"/>
    <w:rsid w:val="003F2BF1"/>
    <w:rsid w:val="003F3E36"/>
    <w:rsid w:val="003F468E"/>
    <w:rsid w:val="003F4EF8"/>
    <w:rsid w:val="003F5167"/>
    <w:rsid w:val="003F7B9D"/>
    <w:rsid w:val="00400034"/>
    <w:rsid w:val="00400BAE"/>
    <w:rsid w:val="00400CF7"/>
    <w:rsid w:val="00401032"/>
    <w:rsid w:val="00405302"/>
    <w:rsid w:val="00405C41"/>
    <w:rsid w:val="00406EEB"/>
    <w:rsid w:val="00410D62"/>
    <w:rsid w:val="00412C94"/>
    <w:rsid w:val="00413357"/>
    <w:rsid w:val="00432B90"/>
    <w:rsid w:val="00434070"/>
    <w:rsid w:val="00436FED"/>
    <w:rsid w:val="004375D0"/>
    <w:rsid w:val="004401F4"/>
    <w:rsid w:val="0044140D"/>
    <w:rsid w:val="0044579F"/>
    <w:rsid w:val="004470C2"/>
    <w:rsid w:val="00447C7F"/>
    <w:rsid w:val="00451900"/>
    <w:rsid w:val="004532D1"/>
    <w:rsid w:val="004542EF"/>
    <w:rsid w:val="00460EB7"/>
    <w:rsid w:val="004613B3"/>
    <w:rsid w:val="0046176A"/>
    <w:rsid w:val="004631BE"/>
    <w:rsid w:val="00466088"/>
    <w:rsid w:val="00466193"/>
    <w:rsid w:val="00466375"/>
    <w:rsid w:val="0046638A"/>
    <w:rsid w:val="00466492"/>
    <w:rsid w:val="00466F7C"/>
    <w:rsid w:val="004670EE"/>
    <w:rsid w:val="00467395"/>
    <w:rsid w:val="004676F4"/>
    <w:rsid w:val="004718CD"/>
    <w:rsid w:val="00471B57"/>
    <w:rsid w:val="004723DB"/>
    <w:rsid w:val="004735BE"/>
    <w:rsid w:val="00477BA6"/>
    <w:rsid w:val="0048087F"/>
    <w:rsid w:val="00482868"/>
    <w:rsid w:val="0048310C"/>
    <w:rsid w:val="004852CC"/>
    <w:rsid w:val="00486FE7"/>
    <w:rsid w:val="00487033"/>
    <w:rsid w:val="00493538"/>
    <w:rsid w:val="004936D8"/>
    <w:rsid w:val="004943FD"/>
    <w:rsid w:val="004972CB"/>
    <w:rsid w:val="004A1954"/>
    <w:rsid w:val="004A1F40"/>
    <w:rsid w:val="004A23BF"/>
    <w:rsid w:val="004A3729"/>
    <w:rsid w:val="004A3E4E"/>
    <w:rsid w:val="004A3EAC"/>
    <w:rsid w:val="004A5A8E"/>
    <w:rsid w:val="004A643E"/>
    <w:rsid w:val="004A725B"/>
    <w:rsid w:val="004A7DEE"/>
    <w:rsid w:val="004B2F15"/>
    <w:rsid w:val="004B4BEE"/>
    <w:rsid w:val="004B6DF7"/>
    <w:rsid w:val="004C0176"/>
    <w:rsid w:val="004C055B"/>
    <w:rsid w:val="004C3059"/>
    <w:rsid w:val="004C35ED"/>
    <w:rsid w:val="004C42DF"/>
    <w:rsid w:val="004C6CF7"/>
    <w:rsid w:val="004C75F4"/>
    <w:rsid w:val="004C77F9"/>
    <w:rsid w:val="004C7913"/>
    <w:rsid w:val="004C7E3C"/>
    <w:rsid w:val="004D1023"/>
    <w:rsid w:val="004D13F6"/>
    <w:rsid w:val="004D2737"/>
    <w:rsid w:val="004D4C33"/>
    <w:rsid w:val="004E0004"/>
    <w:rsid w:val="004E227C"/>
    <w:rsid w:val="004E28B9"/>
    <w:rsid w:val="004E3161"/>
    <w:rsid w:val="004E3279"/>
    <w:rsid w:val="004E5F81"/>
    <w:rsid w:val="004E73BE"/>
    <w:rsid w:val="004E7B50"/>
    <w:rsid w:val="004F267B"/>
    <w:rsid w:val="004F3191"/>
    <w:rsid w:val="004F5590"/>
    <w:rsid w:val="004F6F21"/>
    <w:rsid w:val="004F74C4"/>
    <w:rsid w:val="005008EA"/>
    <w:rsid w:val="00501DF0"/>
    <w:rsid w:val="00501ED0"/>
    <w:rsid w:val="005077F3"/>
    <w:rsid w:val="00507C7B"/>
    <w:rsid w:val="00510ADD"/>
    <w:rsid w:val="005111C8"/>
    <w:rsid w:val="005114FA"/>
    <w:rsid w:val="00513994"/>
    <w:rsid w:val="00517172"/>
    <w:rsid w:val="00521D67"/>
    <w:rsid w:val="00521E02"/>
    <w:rsid w:val="005236D0"/>
    <w:rsid w:val="00523F1A"/>
    <w:rsid w:val="005247CF"/>
    <w:rsid w:val="00524DA6"/>
    <w:rsid w:val="0052572E"/>
    <w:rsid w:val="00525C7A"/>
    <w:rsid w:val="0052685A"/>
    <w:rsid w:val="0052739B"/>
    <w:rsid w:val="00530324"/>
    <w:rsid w:val="0053056A"/>
    <w:rsid w:val="00531F78"/>
    <w:rsid w:val="00534D4B"/>
    <w:rsid w:val="005351DE"/>
    <w:rsid w:val="00535C08"/>
    <w:rsid w:val="0053681B"/>
    <w:rsid w:val="005378E9"/>
    <w:rsid w:val="00537CCF"/>
    <w:rsid w:val="00540891"/>
    <w:rsid w:val="005422B0"/>
    <w:rsid w:val="005447CF"/>
    <w:rsid w:val="0054503B"/>
    <w:rsid w:val="00545536"/>
    <w:rsid w:val="005472A6"/>
    <w:rsid w:val="00547687"/>
    <w:rsid w:val="00547D8C"/>
    <w:rsid w:val="00550CAD"/>
    <w:rsid w:val="005518CB"/>
    <w:rsid w:val="0055376E"/>
    <w:rsid w:val="005543A5"/>
    <w:rsid w:val="00554F62"/>
    <w:rsid w:val="0055564E"/>
    <w:rsid w:val="00556A7A"/>
    <w:rsid w:val="00562747"/>
    <w:rsid w:val="005634F3"/>
    <w:rsid w:val="00563ADB"/>
    <w:rsid w:val="00565857"/>
    <w:rsid w:val="005661A6"/>
    <w:rsid w:val="00570057"/>
    <w:rsid w:val="0057027D"/>
    <w:rsid w:val="005702A8"/>
    <w:rsid w:val="005702BE"/>
    <w:rsid w:val="005734D4"/>
    <w:rsid w:val="00576C29"/>
    <w:rsid w:val="00577388"/>
    <w:rsid w:val="00577E33"/>
    <w:rsid w:val="005807AE"/>
    <w:rsid w:val="005837D9"/>
    <w:rsid w:val="00583E27"/>
    <w:rsid w:val="00584443"/>
    <w:rsid w:val="00584BBE"/>
    <w:rsid w:val="005855A7"/>
    <w:rsid w:val="0058627D"/>
    <w:rsid w:val="0058709D"/>
    <w:rsid w:val="0059248C"/>
    <w:rsid w:val="00595554"/>
    <w:rsid w:val="005959FC"/>
    <w:rsid w:val="00595F8A"/>
    <w:rsid w:val="0059762E"/>
    <w:rsid w:val="005A172C"/>
    <w:rsid w:val="005A241F"/>
    <w:rsid w:val="005A45B2"/>
    <w:rsid w:val="005A4DA7"/>
    <w:rsid w:val="005A57F1"/>
    <w:rsid w:val="005A64D5"/>
    <w:rsid w:val="005A674C"/>
    <w:rsid w:val="005A6CBC"/>
    <w:rsid w:val="005B44F5"/>
    <w:rsid w:val="005B4D7D"/>
    <w:rsid w:val="005B56A8"/>
    <w:rsid w:val="005B6948"/>
    <w:rsid w:val="005C1D10"/>
    <w:rsid w:val="005C234D"/>
    <w:rsid w:val="005C30B6"/>
    <w:rsid w:val="005C36E7"/>
    <w:rsid w:val="005C410C"/>
    <w:rsid w:val="005D19B8"/>
    <w:rsid w:val="005D2875"/>
    <w:rsid w:val="005D3C11"/>
    <w:rsid w:val="005D5EFC"/>
    <w:rsid w:val="005D6255"/>
    <w:rsid w:val="005D7975"/>
    <w:rsid w:val="005D79BF"/>
    <w:rsid w:val="005E0D56"/>
    <w:rsid w:val="005E1250"/>
    <w:rsid w:val="005E21B6"/>
    <w:rsid w:val="005E5062"/>
    <w:rsid w:val="005E5461"/>
    <w:rsid w:val="005E62CF"/>
    <w:rsid w:val="005F0372"/>
    <w:rsid w:val="005F17B6"/>
    <w:rsid w:val="005F1B57"/>
    <w:rsid w:val="005F3F34"/>
    <w:rsid w:val="005F4DFE"/>
    <w:rsid w:val="005F7B02"/>
    <w:rsid w:val="006027AB"/>
    <w:rsid w:val="00602DD8"/>
    <w:rsid w:val="00602E89"/>
    <w:rsid w:val="00603243"/>
    <w:rsid w:val="006036A1"/>
    <w:rsid w:val="00603E56"/>
    <w:rsid w:val="00604FB8"/>
    <w:rsid w:val="00605FDA"/>
    <w:rsid w:val="00607248"/>
    <w:rsid w:val="0061004A"/>
    <w:rsid w:val="0061061A"/>
    <w:rsid w:val="00610860"/>
    <w:rsid w:val="00611A01"/>
    <w:rsid w:val="00611BD6"/>
    <w:rsid w:val="006135A7"/>
    <w:rsid w:val="00613CE7"/>
    <w:rsid w:val="0061506E"/>
    <w:rsid w:val="00617017"/>
    <w:rsid w:val="006174AA"/>
    <w:rsid w:val="006178DD"/>
    <w:rsid w:val="00620945"/>
    <w:rsid w:val="00625739"/>
    <w:rsid w:val="00625ADA"/>
    <w:rsid w:val="00625AEE"/>
    <w:rsid w:val="00625DBB"/>
    <w:rsid w:val="00626FFA"/>
    <w:rsid w:val="00627930"/>
    <w:rsid w:val="00627E33"/>
    <w:rsid w:val="006305E7"/>
    <w:rsid w:val="0063128F"/>
    <w:rsid w:val="0063316C"/>
    <w:rsid w:val="0063358F"/>
    <w:rsid w:val="00633B8B"/>
    <w:rsid w:val="00634022"/>
    <w:rsid w:val="00636BEC"/>
    <w:rsid w:val="0064051E"/>
    <w:rsid w:val="0064105F"/>
    <w:rsid w:val="006416BA"/>
    <w:rsid w:val="00642C1E"/>
    <w:rsid w:val="0064452D"/>
    <w:rsid w:val="00645318"/>
    <w:rsid w:val="00645CBE"/>
    <w:rsid w:val="006461A4"/>
    <w:rsid w:val="00647865"/>
    <w:rsid w:val="006516E5"/>
    <w:rsid w:val="00651E8B"/>
    <w:rsid w:val="006541FB"/>
    <w:rsid w:val="00654EF3"/>
    <w:rsid w:val="006556BF"/>
    <w:rsid w:val="00655782"/>
    <w:rsid w:val="006629FD"/>
    <w:rsid w:val="0066377E"/>
    <w:rsid w:val="006639CD"/>
    <w:rsid w:val="00663A84"/>
    <w:rsid w:val="0066493A"/>
    <w:rsid w:val="006649FE"/>
    <w:rsid w:val="006676F8"/>
    <w:rsid w:val="00670FCB"/>
    <w:rsid w:val="0067280B"/>
    <w:rsid w:val="00680205"/>
    <w:rsid w:val="0068101E"/>
    <w:rsid w:val="00681D29"/>
    <w:rsid w:val="00681FC0"/>
    <w:rsid w:val="0068400F"/>
    <w:rsid w:val="006847DF"/>
    <w:rsid w:val="006863A8"/>
    <w:rsid w:val="006866D9"/>
    <w:rsid w:val="00687741"/>
    <w:rsid w:val="00687B05"/>
    <w:rsid w:val="006916B9"/>
    <w:rsid w:val="0069263C"/>
    <w:rsid w:val="00695268"/>
    <w:rsid w:val="006955D3"/>
    <w:rsid w:val="00695A49"/>
    <w:rsid w:val="00695B17"/>
    <w:rsid w:val="00695EB3"/>
    <w:rsid w:val="00697E0A"/>
    <w:rsid w:val="006A1236"/>
    <w:rsid w:val="006A28BD"/>
    <w:rsid w:val="006A3F0B"/>
    <w:rsid w:val="006A6653"/>
    <w:rsid w:val="006A6C40"/>
    <w:rsid w:val="006B04E0"/>
    <w:rsid w:val="006B05C7"/>
    <w:rsid w:val="006B2440"/>
    <w:rsid w:val="006B397E"/>
    <w:rsid w:val="006B4F6C"/>
    <w:rsid w:val="006B59AC"/>
    <w:rsid w:val="006B5B30"/>
    <w:rsid w:val="006B5EF1"/>
    <w:rsid w:val="006B6615"/>
    <w:rsid w:val="006C0528"/>
    <w:rsid w:val="006C0BA9"/>
    <w:rsid w:val="006C25A4"/>
    <w:rsid w:val="006C3151"/>
    <w:rsid w:val="006C418D"/>
    <w:rsid w:val="006C45DB"/>
    <w:rsid w:val="006C68EB"/>
    <w:rsid w:val="006C6E2D"/>
    <w:rsid w:val="006C755A"/>
    <w:rsid w:val="006C78C9"/>
    <w:rsid w:val="006C78D0"/>
    <w:rsid w:val="006D06FE"/>
    <w:rsid w:val="006D0D98"/>
    <w:rsid w:val="006D5029"/>
    <w:rsid w:val="006D73B0"/>
    <w:rsid w:val="006D7C13"/>
    <w:rsid w:val="006E022E"/>
    <w:rsid w:val="006E155A"/>
    <w:rsid w:val="006E1F62"/>
    <w:rsid w:val="006E25E0"/>
    <w:rsid w:val="006E351F"/>
    <w:rsid w:val="006E4B1B"/>
    <w:rsid w:val="006E5C7E"/>
    <w:rsid w:val="006F05D9"/>
    <w:rsid w:val="006F2D08"/>
    <w:rsid w:val="006F376E"/>
    <w:rsid w:val="006F37D0"/>
    <w:rsid w:val="006F4525"/>
    <w:rsid w:val="006F5C8B"/>
    <w:rsid w:val="006F6ADD"/>
    <w:rsid w:val="006F733B"/>
    <w:rsid w:val="00700224"/>
    <w:rsid w:val="00700E02"/>
    <w:rsid w:val="00701078"/>
    <w:rsid w:val="0070135D"/>
    <w:rsid w:val="00701385"/>
    <w:rsid w:val="0070215B"/>
    <w:rsid w:val="007036A5"/>
    <w:rsid w:val="0070394F"/>
    <w:rsid w:val="00704F61"/>
    <w:rsid w:val="00706071"/>
    <w:rsid w:val="00707AB9"/>
    <w:rsid w:val="0071141A"/>
    <w:rsid w:val="00712560"/>
    <w:rsid w:val="0071356E"/>
    <w:rsid w:val="00714AAC"/>
    <w:rsid w:val="007156B7"/>
    <w:rsid w:val="00716413"/>
    <w:rsid w:val="00716549"/>
    <w:rsid w:val="00716731"/>
    <w:rsid w:val="00720164"/>
    <w:rsid w:val="007205DC"/>
    <w:rsid w:val="007209B2"/>
    <w:rsid w:val="00724F92"/>
    <w:rsid w:val="00725AB1"/>
    <w:rsid w:val="00725E58"/>
    <w:rsid w:val="00726DC1"/>
    <w:rsid w:val="00727506"/>
    <w:rsid w:val="00731BFC"/>
    <w:rsid w:val="00731E57"/>
    <w:rsid w:val="007335CD"/>
    <w:rsid w:val="00734DDB"/>
    <w:rsid w:val="0073693D"/>
    <w:rsid w:val="00740CDC"/>
    <w:rsid w:val="00741874"/>
    <w:rsid w:val="007418F1"/>
    <w:rsid w:val="00741D8A"/>
    <w:rsid w:val="00741FC9"/>
    <w:rsid w:val="007436BF"/>
    <w:rsid w:val="00743AD1"/>
    <w:rsid w:val="00744485"/>
    <w:rsid w:val="00745FD5"/>
    <w:rsid w:val="007461C7"/>
    <w:rsid w:val="00747302"/>
    <w:rsid w:val="00747E7A"/>
    <w:rsid w:val="00750600"/>
    <w:rsid w:val="00751CF8"/>
    <w:rsid w:val="0075410F"/>
    <w:rsid w:val="00754CCE"/>
    <w:rsid w:val="00755A0F"/>
    <w:rsid w:val="0075667E"/>
    <w:rsid w:val="00756FA0"/>
    <w:rsid w:val="0075781E"/>
    <w:rsid w:val="0076178C"/>
    <w:rsid w:val="00761D9C"/>
    <w:rsid w:val="00761F81"/>
    <w:rsid w:val="0076324E"/>
    <w:rsid w:val="00765EFF"/>
    <w:rsid w:val="00767B64"/>
    <w:rsid w:val="00771A09"/>
    <w:rsid w:val="007726FB"/>
    <w:rsid w:val="00773B7D"/>
    <w:rsid w:val="00773D20"/>
    <w:rsid w:val="00773F78"/>
    <w:rsid w:val="007753A0"/>
    <w:rsid w:val="00775626"/>
    <w:rsid w:val="00775C2C"/>
    <w:rsid w:val="007800E7"/>
    <w:rsid w:val="007803C7"/>
    <w:rsid w:val="00780BE5"/>
    <w:rsid w:val="00781BBB"/>
    <w:rsid w:val="00781D38"/>
    <w:rsid w:val="007837F3"/>
    <w:rsid w:val="00784359"/>
    <w:rsid w:val="00784DFE"/>
    <w:rsid w:val="00785199"/>
    <w:rsid w:val="00785E01"/>
    <w:rsid w:val="007874FB"/>
    <w:rsid w:val="00790757"/>
    <w:rsid w:val="0079134D"/>
    <w:rsid w:val="007921B1"/>
    <w:rsid w:val="007928D0"/>
    <w:rsid w:val="00793BAB"/>
    <w:rsid w:val="00795380"/>
    <w:rsid w:val="00796247"/>
    <w:rsid w:val="007A0D0C"/>
    <w:rsid w:val="007A2130"/>
    <w:rsid w:val="007A2863"/>
    <w:rsid w:val="007A3878"/>
    <w:rsid w:val="007A4120"/>
    <w:rsid w:val="007A488B"/>
    <w:rsid w:val="007A48DE"/>
    <w:rsid w:val="007A4ECE"/>
    <w:rsid w:val="007A5885"/>
    <w:rsid w:val="007A6ED1"/>
    <w:rsid w:val="007A7742"/>
    <w:rsid w:val="007B0140"/>
    <w:rsid w:val="007B1087"/>
    <w:rsid w:val="007B1881"/>
    <w:rsid w:val="007B53A2"/>
    <w:rsid w:val="007B65F4"/>
    <w:rsid w:val="007B7624"/>
    <w:rsid w:val="007B7BE8"/>
    <w:rsid w:val="007C062E"/>
    <w:rsid w:val="007C28D5"/>
    <w:rsid w:val="007C2B10"/>
    <w:rsid w:val="007C4E30"/>
    <w:rsid w:val="007C537B"/>
    <w:rsid w:val="007D0039"/>
    <w:rsid w:val="007D1380"/>
    <w:rsid w:val="007D184D"/>
    <w:rsid w:val="007D1EE8"/>
    <w:rsid w:val="007D1F42"/>
    <w:rsid w:val="007D383B"/>
    <w:rsid w:val="007D4E87"/>
    <w:rsid w:val="007D5920"/>
    <w:rsid w:val="007D6CF0"/>
    <w:rsid w:val="007D7505"/>
    <w:rsid w:val="007E0943"/>
    <w:rsid w:val="007E0DC3"/>
    <w:rsid w:val="007E120A"/>
    <w:rsid w:val="007E2603"/>
    <w:rsid w:val="007E6D32"/>
    <w:rsid w:val="007F0F87"/>
    <w:rsid w:val="007F2290"/>
    <w:rsid w:val="007F3D6A"/>
    <w:rsid w:val="007F43E3"/>
    <w:rsid w:val="007F4AED"/>
    <w:rsid w:val="007F77CA"/>
    <w:rsid w:val="007F7E62"/>
    <w:rsid w:val="0080164D"/>
    <w:rsid w:val="00801779"/>
    <w:rsid w:val="008028C1"/>
    <w:rsid w:val="0080645B"/>
    <w:rsid w:val="00806527"/>
    <w:rsid w:val="00810011"/>
    <w:rsid w:val="00812C2D"/>
    <w:rsid w:val="0081389A"/>
    <w:rsid w:val="00813C86"/>
    <w:rsid w:val="008141E0"/>
    <w:rsid w:val="00815CEC"/>
    <w:rsid w:val="00817087"/>
    <w:rsid w:val="008175DC"/>
    <w:rsid w:val="008218D3"/>
    <w:rsid w:val="00822763"/>
    <w:rsid w:val="00823045"/>
    <w:rsid w:val="00824AC6"/>
    <w:rsid w:val="0082767E"/>
    <w:rsid w:val="00827B10"/>
    <w:rsid w:val="00827DC6"/>
    <w:rsid w:val="0083038A"/>
    <w:rsid w:val="00830843"/>
    <w:rsid w:val="008312C2"/>
    <w:rsid w:val="00831E0F"/>
    <w:rsid w:val="00832001"/>
    <w:rsid w:val="00834426"/>
    <w:rsid w:val="0083609F"/>
    <w:rsid w:val="0083615F"/>
    <w:rsid w:val="00836704"/>
    <w:rsid w:val="00837202"/>
    <w:rsid w:val="00837A96"/>
    <w:rsid w:val="008430C3"/>
    <w:rsid w:val="00843E2C"/>
    <w:rsid w:val="00844100"/>
    <w:rsid w:val="0084496A"/>
    <w:rsid w:val="00844E4F"/>
    <w:rsid w:val="00845504"/>
    <w:rsid w:val="00846688"/>
    <w:rsid w:val="00850151"/>
    <w:rsid w:val="008506F5"/>
    <w:rsid w:val="00850CE1"/>
    <w:rsid w:val="0085136F"/>
    <w:rsid w:val="0085142E"/>
    <w:rsid w:val="00852198"/>
    <w:rsid w:val="008527B8"/>
    <w:rsid w:val="00853071"/>
    <w:rsid w:val="00853EB2"/>
    <w:rsid w:val="00855D9C"/>
    <w:rsid w:val="00856429"/>
    <w:rsid w:val="00861AF0"/>
    <w:rsid w:val="00864B28"/>
    <w:rsid w:val="008658A0"/>
    <w:rsid w:val="00867B90"/>
    <w:rsid w:val="00870C29"/>
    <w:rsid w:val="00870FDE"/>
    <w:rsid w:val="008713A9"/>
    <w:rsid w:val="00871DDA"/>
    <w:rsid w:val="00872248"/>
    <w:rsid w:val="00873896"/>
    <w:rsid w:val="008742A0"/>
    <w:rsid w:val="00874462"/>
    <w:rsid w:val="00874789"/>
    <w:rsid w:val="00874A0A"/>
    <w:rsid w:val="008755A1"/>
    <w:rsid w:val="008758C1"/>
    <w:rsid w:val="008762B5"/>
    <w:rsid w:val="00876A0E"/>
    <w:rsid w:val="00881B39"/>
    <w:rsid w:val="00886198"/>
    <w:rsid w:val="00886CD8"/>
    <w:rsid w:val="00887305"/>
    <w:rsid w:val="00891EFB"/>
    <w:rsid w:val="00892E34"/>
    <w:rsid w:val="00893501"/>
    <w:rsid w:val="008960BE"/>
    <w:rsid w:val="00896432"/>
    <w:rsid w:val="0089744D"/>
    <w:rsid w:val="008A12EC"/>
    <w:rsid w:val="008A4D3C"/>
    <w:rsid w:val="008A5A09"/>
    <w:rsid w:val="008A68AC"/>
    <w:rsid w:val="008A79B6"/>
    <w:rsid w:val="008A7FD6"/>
    <w:rsid w:val="008B01D0"/>
    <w:rsid w:val="008B0E26"/>
    <w:rsid w:val="008B1ED6"/>
    <w:rsid w:val="008B2676"/>
    <w:rsid w:val="008B2C52"/>
    <w:rsid w:val="008B38AF"/>
    <w:rsid w:val="008B7726"/>
    <w:rsid w:val="008B7A62"/>
    <w:rsid w:val="008C0363"/>
    <w:rsid w:val="008C0AD4"/>
    <w:rsid w:val="008C125C"/>
    <w:rsid w:val="008C1A6A"/>
    <w:rsid w:val="008C2539"/>
    <w:rsid w:val="008C2D0D"/>
    <w:rsid w:val="008C4D8E"/>
    <w:rsid w:val="008C5C80"/>
    <w:rsid w:val="008C606F"/>
    <w:rsid w:val="008C64F3"/>
    <w:rsid w:val="008C7734"/>
    <w:rsid w:val="008C7EB9"/>
    <w:rsid w:val="008D0E64"/>
    <w:rsid w:val="008D2EF3"/>
    <w:rsid w:val="008D3E98"/>
    <w:rsid w:val="008D3FBE"/>
    <w:rsid w:val="008D4CAA"/>
    <w:rsid w:val="008D5A60"/>
    <w:rsid w:val="008D705D"/>
    <w:rsid w:val="008D75CC"/>
    <w:rsid w:val="008D7821"/>
    <w:rsid w:val="008D789A"/>
    <w:rsid w:val="008E2131"/>
    <w:rsid w:val="008E372D"/>
    <w:rsid w:val="008E5CBE"/>
    <w:rsid w:val="008E6A08"/>
    <w:rsid w:val="008E6BCB"/>
    <w:rsid w:val="008E6FA1"/>
    <w:rsid w:val="008E7A09"/>
    <w:rsid w:val="008E7C9E"/>
    <w:rsid w:val="008F050E"/>
    <w:rsid w:val="008F1400"/>
    <w:rsid w:val="008F2C09"/>
    <w:rsid w:val="008F4ADD"/>
    <w:rsid w:val="008F53B1"/>
    <w:rsid w:val="009009C1"/>
    <w:rsid w:val="00901908"/>
    <w:rsid w:val="009024C6"/>
    <w:rsid w:val="00906354"/>
    <w:rsid w:val="00906FD7"/>
    <w:rsid w:val="0091214C"/>
    <w:rsid w:val="009121E5"/>
    <w:rsid w:val="00913329"/>
    <w:rsid w:val="00913ED5"/>
    <w:rsid w:val="00916E62"/>
    <w:rsid w:val="00917752"/>
    <w:rsid w:val="009207C9"/>
    <w:rsid w:val="0092135D"/>
    <w:rsid w:val="00921972"/>
    <w:rsid w:val="009223D3"/>
    <w:rsid w:val="00922630"/>
    <w:rsid w:val="00923BFB"/>
    <w:rsid w:val="00924A80"/>
    <w:rsid w:val="00924BDE"/>
    <w:rsid w:val="00925191"/>
    <w:rsid w:val="009264D8"/>
    <w:rsid w:val="00926796"/>
    <w:rsid w:val="009268CE"/>
    <w:rsid w:val="00926A59"/>
    <w:rsid w:val="00926C82"/>
    <w:rsid w:val="00930C94"/>
    <w:rsid w:val="00931090"/>
    <w:rsid w:val="009312E6"/>
    <w:rsid w:val="00931A26"/>
    <w:rsid w:val="00936980"/>
    <w:rsid w:val="00937753"/>
    <w:rsid w:val="0094357E"/>
    <w:rsid w:val="009437AF"/>
    <w:rsid w:val="00945593"/>
    <w:rsid w:val="00951BF2"/>
    <w:rsid w:val="00953325"/>
    <w:rsid w:val="00953AFE"/>
    <w:rsid w:val="00956B41"/>
    <w:rsid w:val="009617CC"/>
    <w:rsid w:val="00962CE3"/>
    <w:rsid w:val="00963551"/>
    <w:rsid w:val="009668D2"/>
    <w:rsid w:val="009706CB"/>
    <w:rsid w:val="00970C69"/>
    <w:rsid w:val="0097165F"/>
    <w:rsid w:val="009737D6"/>
    <w:rsid w:val="00974609"/>
    <w:rsid w:val="00974EC4"/>
    <w:rsid w:val="009755BD"/>
    <w:rsid w:val="009755D4"/>
    <w:rsid w:val="0097744B"/>
    <w:rsid w:val="00980C83"/>
    <w:rsid w:val="00982643"/>
    <w:rsid w:val="009852D5"/>
    <w:rsid w:val="00985E20"/>
    <w:rsid w:val="009860FB"/>
    <w:rsid w:val="0098628B"/>
    <w:rsid w:val="009863F3"/>
    <w:rsid w:val="00986C1C"/>
    <w:rsid w:val="00990681"/>
    <w:rsid w:val="00992B84"/>
    <w:rsid w:val="0099757D"/>
    <w:rsid w:val="009A1ADB"/>
    <w:rsid w:val="009A2C52"/>
    <w:rsid w:val="009A4994"/>
    <w:rsid w:val="009A60AA"/>
    <w:rsid w:val="009A76DB"/>
    <w:rsid w:val="009B3AED"/>
    <w:rsid w:val="009B3C43"/>
    <w:rsid w:val="009B44C7"/>
    <w:rsid w:val="009B4AA6"/>
    <w:rsid w:val="009B4BBD"/>
    <w:rsid w:val="009B5F91"/>
    <w:rsid w:val="009B673E"/>
    <w:rsid w:val="009B79A8"/>
    <w:rsid w:val="009C0010"/>
    <w:rsid w:val="009C3705"/>
    <w:rsid w:val="009C3813"/>
    <w:rsid w:val="009C510F"/>
    <w:rsid w:val="009C5B23"/>
    <w:rsid w:val="009C60E2"/>
    <w:rsid w:val="009C7597"/>
    <w:rsid w:val="009C79B6"/>
    <w:rsid w:val="009C7C27"/>
    <w:rsid w:val="009D6942"/>
    <w:rsid w:val="009D6D0B"/>
    <w:rsid w:val="009E3840"/>
    <w:rsid w:val="009E48B9"/>
    <w:rsid w:val="009E50C7"/>
    <w:rsid w:val="009E544B"/>
    <w:rsid w:val="009E70A3"/>
    <w:rsid w:val="009F0133"/>
    <w:rsid w:val="009F14D9"/>
    <w:rsid w:val="009F28C1"/>
    <w:rsid w:val="009F35AB"/>
    <w:rsid w:val="009F403F"/>
    <w:rsid w:val="009F4DDC"/>
    <w:rsid w:val="00A006F0"/>
    <w:rsid w:val="00A00702"/>
    <w:rsid w:val="00A008F9"/>
    <w:rsid w:val="00A02089"/>
    <w:rsid w:val="00A02F91"/>
    <w:rsid w:val="00A04E88"/>
    <w:rsid w:val="00A0649C"/>
    <w:rsid w:val="00A075D4"/>
    <w:rsid w:val="00A12DE6"/>
    <w:rsid w:val="00A131FC"/>
    <w:rsid w:val="00A13C8D"/>
    <w:rsid w:val="00A1481F"/>
    <w:rsid w:val="00A165C7"/>
    <w:rsid w:val="00A16B5A"/>
    <w:rsid w:val="00A22FF4"/>
    <w:rsid w:val="00A243A2"/>
    <w:rsid w:val="00A25153"/>
    <w:rsid w:val="00A2624D"/>
    <w:rsid w:val="00A26FD1"/>
    <w:rsid w:val="00A27E29"/>
    <w:rsid w:val="00A305B0"/>
    <w:rsid w:val="00A318EF"/>
    <w:rsid w:val="00A3399A"/>
    <w:rsid w:val="00A33A68"/>
    <w:rsid w:val="00A35909"/>
    <w:rsid w:val="00A3781D"/>
    <w:rsid w:val="00A4218F"/>
    <w:rsid w:val="00A428CF"/>
    <w:rsid w:val="00A435FD"/>
    <w:rsid w:val="00A47869"/>
    <w:rsid w:val="00A51262"/>
    <w:rsid w:val="00A51D20"/>
    <w:rsid w:val="00A5242F"/>
    <w:rsid w:val="00A52E61"/>
    <w:rsid w:val="00A53E01"/>
    <w:rsid w:val="00A55445"/>
    <w:rsid w:val="00A5562A"/>
    <w:rsid w:val="00A5671B"/>
    <w:rsid w:val="00A61924"/>
    <w:rsid w:val="00A62B27"/>
    <w:rsid w:val="00A62E39"/>
    <w:rsid w:val="00A65536"/>
    <w:rsid w:val="00A65540"/>
    <w:rsid w:val="00A65C97"/>
    <w:rsid w:val="00A6607F"/>
    <w:rsid w:val="00A6624C"/>
    <w:rsid w:val="00A66DE8"/>
    <w:rsid w:val="00A678C5"/>
    <w:rsid w:val="00A67D8B"/>
    <w:rsid w:val="00A708AF"/>
    <w:rsid w:val="00A717A8"/>
    <w:rsid w:val="00A7394F"/>
    <w:rsid w:val="00A740A7"/>
    <w:rsid w:val="00A74295"/>
    <w:rsid w:val="00A744E4"/>
    <w:rsid w:val="00A74833"/>
    <w:rsid w:val="00A7651B"/>
    <w:rsid w:val="00A76ED9"/>
    <w:rsid w:val="00A77AEA"/>
    <w:rsid w:val="00A77E30"/>
    <w:rsid w:val="00A81A6F"/>
    <w:rsid w:val="00A84E87"/>
    <w:rsid w:val="00A85244"/>
    <w:rsid w:val="00A875BA"/>
    <w:rsid w:val="00A91300"/>
    <w:rsid w:val="00A91938"/>
    <w:rsid w:val="00A91BAC"/>
    <w:rsid w:val="00A94E1E"/>
    <w:rsid w:val="00A95469"/>
    <w:rsid w:val="00A95CB7"/>
    <w:rsid w:val="00A96911"/>
    <w:rsid w:val="00A97AD2"/>
    <w:rsid w:val="00A97DAB"/>
    <w:rsid w:val="00AA2821"/>
    <w:rsid w:val="00AA2CD4"/>
    <w:rsid w:val="00AA4B59"/>
    <w:rsid w:val="00AA775F"/>
    <w:rsid w:val="00AB114F"/>
    <w:rsid w:val="00AB195E"/>
    <w:rsid w:val="00AB3F1E"/>
    <w:rsid w:val="00AB3FB0"/>
    <w:rsid w:val="00AB4DCE"/>
    <w:rsid w:val="00AB53E2"/>
    <w:rsid w:val="00AB5BFF"/>
    <w:rsid w:val="00AB6E9F"/>
    <w:rsid w:val="00AB744A"/>
    <w:rsid w:val="00AC04EF"/>
    <w:rsid w:val="00AC1593"/>
    <w:rsid w:val="00AC793E"/>
    <w:rsid w:val="00AD088B"/>
    <w:rsid w:val="00AD0906"/>
    <w:rsid w:val="00AD24F9"/>
    <w:rsid w:val="00AD4803"/>
    <w:rsid w:val="00AD4E4E"/>
    <w:rsid w:val="00AD7E22"/>
    <w:rsid w:val="00AE04CE"/>
    <w:rsid w:val="00AE0E3E"/>
    <w:rsid w:val="00AE0F0A"/>
    <w:rsid w:val="00AE13DD"/>
    <w:rsid w:val="00AE3EA0"/>
    <w:rsid w:val="00AF0122"/>
    <w:rsid w:val="00AF06C6"/>
    <w:rsid w:val="00AF0F02"/>
    <w:rsid w:val="00AF10D2"/>
    <w:rsid w:val="00AF19CD"/>
    <w:rsid w:val="00AF2B10"/>
    <w:rsid w:val="00AF39B3"/>
    <w:rsid w:val="00AF4AAB"/>
    <w:rsid w:val="00AF4CE9"/>
    <w:rsid w:val="00AF60F0"/>
    <w:rsid w:val="00AF61F3"/>
    <w:rsid w:val="00B02FBC"/>
    <w:rsid w:val="00B03180"/>
    <w:rsid w:val="00B0515B"/>
    <w:rsid w:val="00B051C3"/>
    <w:rsid w:val="00B061E9"/>
    <w:rsid w:val="00B06D8F"/>
    <w:rsid w:val="00B10516"/>
    <w:rsid w:val="00B14020"/>
    <w:rsid w:val="00B1466B"/>
    <w:rsid w:val="00B1579B"/>
    <w:rsid w:val="00B15F21"/>
    <w:rsid w:val="00B16367"/>
    <w:rsid w:val="00B174AF"/>
    <w:rsid w:val="00B17B23"/>
    <w:rsid w:val="00B20B0A"/>
    <w:rsid w:val="00B20B1C"/>
    <w:rsid w:val="00B21598"/>
    <w:rsid w:val="00B21EC6"/>
    <w:rsid w:val="00B227CF"/>
    <w:rsid w:val="00B257F6"/>
    <w:rsid w:val="00B2636D"/>
    <w:rsid w:val="00B3265B"/>
    <w:rsid w:val="00B33BA9"/>
    <w:rsid w:val="00B34552"/>
    <w:rsid w:val="00B36D88"/>
    <w:rsid w:val="00B377C4"/>
    <w:rsid w:val="00B424ED"/>
    <w:rsid w:val="00B428DF"/>
    <w:rsid w:val="00B43E7C"/>
    <w:rsid w:val="00B4479A"/>
    <w:rsid w:val="00B45234"/>
    <w:rsid w:val="00B45446"/>
    <w:rsid w:val="00B50013"/>
    <w:rsid w:val="00B5089A"/>
    <w:rsid w:val="00B53319"/>
    <w:rsid w:val="00B55724"/>
    <w:rsid w:val="00B56A32"/>
    <w:rsid w:val="00B57D46"/>
    <w:rsid w:val="00B60182"/>
    <w:rsid w:val="00B606E1"/>
    <w:rsid w:val="00B61266"/>
    <w:rsid w:val="00B627A0"/>
    <w:rsid w:val="00B62983"/>
    <w:rsid w:val="00B63E77"/>
    <w:rsid w:val="00B64C5B"/>
    <w:rsid w:val="00B66F18"/>
    <w:rsid w:val="00B67EA9"/>
    <w:rsid w:val="00B72282"/>
    <w:rsid w:val="00B7249D"/>
    <w:rsid w:val="00B7353C"/>
    <w:rsid w:val="00B76C53"/>
    <w:rsid w:val="00B76E53"/>
    <w:rsid w:val="00B80E88"/>
    <w:rsid w:val="00B84EF2"/>
    <w:rsid w:val="00B85017"/>
    <w:rsid w:val="00B85061"/>
    <w:rsid w:val="00B85121"/>
    <w:rsid w:val="00B906AB"/>
    <w:rsid w:val="00B93120"/>
    <w:rsid w:val="00B9385E"/>
    <w:rsid w:val="00B970D1"/>
    <w:rsid w:val="00BA20B9"/>
    <w:rsid w:val="00BA66DB"/>
    <w:rsid w:val="00BA6BC3"/>
    <w:rsid w:val="00BA6E85"/>
    <w:rsid w:val="00BB2536"/>
    <w:rsid w:val="00BB340D"/>
    <w:rsid w:val="00BB43A4"/>
    <w:rsid w:val="00BB4600"/>
    <w:rsid w:val="00BB4E1E"/>
    <w:rsid w:val="00BB5107"/>
    <w:rsid w:val="00BB55E0"/>
    <w:rsid w:val="00BB5E96"/>
    <w:rsid w:val="00BB60B5"/>
    <w:rsid w:val="00BB6496"/>
    <w:rsid w:val="00BB6DC6"/>
    <w:rsid w:val="00BB7DA3"/>
    <w:rsid w:val="00BC0317"/>
    <w:rsid w:val="00BC29CE"/>
    <w:rsid w:val="00BC2CB4"/>
    <w:rsid w:val="00BC419F"/>
    <w:rsid w:val="00BC4EE0"/>
    <w:rsid w:val="00BC56D5"/>
    <w:rsid w:val="00BC58CD"/>
    <w:rsid w:val="00BC7F3C"/>
    <w:rsid w:val="00BD08BE"/>
    <w:rsid w:val="00BD16CC"/>
    <w:rsid w:val="00BD22D1"/>
    <w:rsid w:val="00BD28C5"/>
    <w:rsid w:val="00BD74F6"/>
    <w:rsid w:val="00BD7E16"/>
    <w:rsid w:val="00BE0216"/>
    <w:rsid w:val="00BE1473"/>
    <w:rsid w:val="00BE14A2"/>
    <w:rsid w:val="00BE2DFF"/>
    <w:rsid w:val="00BE4F9D"/>
    <w:rsid w:val="00BE5430"/>
    <w:rsid w:val="00BE7B6C"/>
    <w:rsid w:val="00BF0A77"/>
    <w:rsid w:val="00BF1C55"/>
    <w:rsid w:val="00BF2CFC"/>
    <w:rsid w:val="00BF3CE0"/>
    <w:rsid w:val="00BF5B02"/>
    <w:rsid w:val="00BF60C5"/>
    <w:rsid w:val="00BF61C5"/>
    <w:rsid w:val="00BF6BFE"/>
    <w:rsid w:val="00BF78CA"/>
    <w:rsid w:val="00BF78F0"/>
    <w:rsid w:val="00C005D7"/>
    <w:rsid w:val="00C02FE3"/>
    <w:rsid w:val="00C03031"/>
    <w:rsid w:val="00C0370A"/>
    <w:rsid w:val="00C04491"/>
    <w:rsid w:val="00C053EF"/>
    <w:rsid w:val="00C1191D"/>
    <w:rsid w:val="00C11D5E"/>
    <w:rsid w:val="00C13E96"/>
    <w:rsid w:val="00C14552"/>
    <w:rsid w:val="00C14E68"/>
    <w:rsid w:val="00C1593D"/>
    <w:rsid w:val="00C15FFA"/>
    <w:rsid w:val="00C170BA"/>
    <w:rsid w:val="00C20A73"/>
    <w:rsid w:val="00C220D8"/>
    <w:rsid w:val="00C24BA7"/>
    <w:rsid w:val="00C24D99"/>
    <w:rsid w:val="00C30FB6"/>
    <w:rsid w:val="00C31396"/>
    <w:rsid w:val="00C31490"/>
    <w:rsid w:val="00C31ABE"/>
    <w:rsid w:val="00C31E3D"/>
    <w:rsid w:val="00C3237D"/>
    <w:rsid w:val="00C3300C"/>
    <w:rsid w:val="00C33612"/>
    <w:rsid w:val="00C3475F"/>
    <w:rsid w:val="00C35344"/>
    <w:rsid w:val="00C36F2C"/>
    <w:rsid w:val="00C415DC"/>
    <w:rsid w:val="00C41E86"/>
    <w:rsid w:val="00C43083"/>
    <w:rsid w:val="00C439A2"/>
    <w:rsid w:val="00C45975"/>
    <w:rsid w:val="00C47CBD"/>
    <w:rsid w:val="00C51899"/>
    <w:rsid w:val="00C52CB9"/>
    <w:rsid w:val="00C57E4A"/>
    <w:rsid w:val="00C60A3A"/>
    <w:rsid w:val="00C60BE5"/>
    <w:rsid w:val="00C6173E"/>
    <w:rsid w:val="00C62AC9"/>
    <w:rsid w:val="00C63284"/>
    <w:rsid w:val="00C6520B"/>
    <w:rsid w:val="00C65FE3"/>
    <w:rsid w:val="00C66076"/>
    <w:rsid w:val="00C66236"/>
    <w:rsid w:val="00C66418"/>
    <w:rsid w:val="00C7290E"/>
    <w:rsid w:val="00C73214"/>
    <w:rsid w:val="00C7374F"/>
    <w:rsid w:val="00C73ED4"/>
    <w:rsid w:val="00C7468E"/>
    <w:rsid w:val="00C758FD"/>
    <w:rsid w:val="00C76CE7"/>
    <w:rsid w:val="00C776D2"/>
    <w:rsid w:val="00C83406"/>
    <w:rsid w:val="00C835DF"/>
    <w:rsid w:val="00C83CA8"/>
    <w:rsid w:val="00C852FD"/>
    <w:rsid w:val="00C86F59"/>
    <w:rsid w:val="00C879A0"/>
    <w:rsid w:val="00C90405"/>
    <w:rsid w:val="00C905F2"/>
    <w:rsid w:val="00C937AE"/>
    <w:rsid w:val="00C94F39"/>
    <w:rsid w:val="00C94FFB"/>
    <w:rsid w:val="00C96695"/>
    <w:rsid w:val="00C970D2"/>
    <w:rsid w:val="00C973A2"/>
    <w:rsid w:val="00C97C97"/>
    <w:rsid w:val="00CA0DC7"/>
    <w:rsid w:val="00CA11A7"/>
    <w:rsid w:val="00CA134E"/>
    <w:rsid w:val="00CA1B28"/>
    <w:rsid w:val="00CA2D45"/>
    <w:rsid w:val="00CA4D78"/>
    <w:rsid w:val="00CA514A"/>
    <w:rsid w:val="00CA65C6"/>
    <w:rsid w:val="00CA745B"/>
    <w:rsid w:val="00CB0B17"/>
    <w:rsid w:val="00CB2BB1"/>
    <w:rsid w:val="00CB40A5"/>
    <w:rsid w:val="00CB4ADA"/>
    <w:rsid w:val="00CB4F7B"/>
    <w:rsid w:val="00CB61EF"/>
    <w:rsid w:val="00CB638A"/>
    <w:rsid w:val="00CB68B5"/>
    <w:rsid w:val="00CB7A50"/>
    <w:rsid w:val="00CC0C66"/>
    <w:rsid w:val="00CC35AB"/>
    <w:rsid w:val="00CC5259"/>
    <w:rsid w:val="00CC62DB"/>
    <w:rsid w:val="00CC7B0A"/>
    <w:rsid w:val="00CD0EDA"/>
    <w:rsid w:val="00CD1929"/>
    <w:rsid w:val="00CD4C85"/>
    <w:rsid w:val="00CD573F"/>
    <w:rsid w:val="00CD68BC"/>
    <w:rsid w:val="00CE0EFB"/>
    <w:rsid w:val="00CE29EE"/>
    <w:rsid w:val="00CE388E"/>
    <w:rsid w:val="00CE669C"/>
    <w:rsid w:val="00CE6A3E"/>
    <w:rsid w:val="00CF00AB"/>
    <w:rsid w:val="00CF2BEB"/>
    <w:rsid w:val="00CF3177"/>
    <w:rsid w:val="00CF52C2"/>
    <w:rsid w:val="00CF64F6"/>
    <w:rsid w:val="00CF7491"/>
    <w:rsid w:val="00D002F3"/>
    <w:rsid w:val="00D00AD4"/>
    <w:rsid w:val="00D01D43"/>
    <w:rsid w:val="00D02731"/>
    <w:rsid w:val="00D0308D"/>
    <w:rsid w:val="00D03A74"/>
    <w:rsid w:val="00D03B6D"/>
    <w:rsid w:val="00D057A5"/>
    <w:rsid w:val="00D06412"/>
    <w:rsid w:val="00D12F89"/>
    <w:rsid w:val="00D1311D"/>
    <w:rsid w:val="00D13E37"/>
    <w:rsid w:val="00D141B2"/>
    <w:rsid w:val="00D14A94"/>
    <w:rsid w:val="00D14BE5"/>
    <w:rsid w:val="00D21D8D"/>
    <w:rsid w:val="00D22AF0"/>
    <w:rsid w:val="00D23CE2"/>
    <w:rsid w:val="00D256C4"/>
    <w:rsid w:val="00D25894"/>
    <w:rsid w:val="00D25A1B"/>
    <w:rsid w:val="00D26CF2"/>
    <w:rsid w:val="00D27AA9"/>
    <w:rsid w:val="00D31FF3"/>
    <w:rsid w:val="00D32038"/>
    <w:rsid w:val="00D32C46"/>
    <w:rsid w:val="00D34D97"/>
    <w:rsid w:val="00D36393"/>
    <w:rsid w:val="00D433D4"/>
    <w:rsid w:val="00D4352A"/>
    <w:rsid w:val="00D4383C"/>
    <w:rsid w:val="00D44CAB"/>
    <w:rsid w:val="00D4550A"/>
    <w:rsid w:val="00D459DC"/>
    <w:rsid w:val="00D50C78"/>
    <w:rsid w:val="00D51C23"/>
    <w:rsid w:val="00D5448D"/>
    <w:rsid w:val="00D5520A"/>
    <w:rsid w:val="00D57B7C"/>
    <w:rsid w:val="00D62281"/>
    <w:rsid w:val="00D625CF"/>
    <w:rsid w:val="00D63DF0"/>
    <w:rsid w:val="00D64CE9"/>
    <w:rsid w:val="00D64D66"/>
    <w:rsid w:val="00D67FBC"/>
    <w:rsid w:val="00D7239A"/>
    <w:rsid w:val="00D7466D"/>
    <w:rsid w:val="00D75551"/>
    <w:rsid w:val="00D75B0A"/>
    <w:rsid w:val="00D75C74"/>
    <w:rsid w:val="00D76387"/>
    <w:rsid w:val="00D76CA5"/>
    <w:rsid w:val="00D83AE3"/>
    <w:rsid w:val="00D86A3D"/>
    <w:rsid w:val="00D909A6"/>
    <w:rsid w:val="00D92B72"/>
    <w:rsid w:val="00D92DBD"/>
    <w:rsid w:val="00D9406C"/>
    <w:rsid w:val="00D94289"/>
    <w:rsid w:val="00D950D7"/>
    <w:rsid w:val="00D95103"/>
    <w:rsid w:val="00DA05C4"/>
    <w:rsid w:val="00DA08DD"/>
    <w:rsid w:val="00DA0CBC"/>
    <w:rsid w:val="00DA1393"/>
    <w:rsid w:val="00DA2BBC"/>
    <w:rsid w:val="00DA2DBD"/>
    <w:rsid w:val="00DA570D"/>
    <w:rsid w:val="00DA68D9"/>
    <w:rsid w:val="00DA6F31"/>
    <w:rsid w:val="00DB0609"/>
    <w:rsid w:val="00DB1EDC"/>
    <w:rsid w:val="00DB259F"/>
    <w:rsid w:val="00DB33C2"/>
    <w:rsid w:val="00DB6C0E"/>
    <w:rsid w:val="00DC1FE3"/>
    <w:rsid w:val="00DC2501"/>
    <w:rsid w:val="00DC3112"/>
    <w:rsid w:val="00DC3173"/>
    <w:rsid w:val="00DC4DF7"/>
    <w:rsid w:val="00DC658D"/>
    <w:rsid w:val="00DD0C9E"/>
    <w:rsid w:val="00DD1848"/>
    <w:rsid w:val="00DD1EC9"/>
    <w:rsid w:val="00DD1F67"/>
    <w:rsid w:val="00DD1FA6"/>
    <w:rsid w:val="00DD25E1"/>
    <w:rsid w:val="00DD2E27"/>
    <w:rsid w:val="00DD2F33"/>
    <w:rsid w:val="00DD417D"/>
    <w:rsid w:val="00DD460E"/>
    <w:rsid w:val="00DD6C94"/>
    <w:rsid w:val="00DD71A1"/>
    <w:rsid w:val="00DE0050"/>
    <w:rsid w:val="00DE01BD"/>
    <w:rsid w:val="00DE542C"/>
    <w:rsid w:val="00DE71CB"/>
    <w:rsid w:val="00DE752D"/>
    <w:rsid w:val="00DE7676"/>
    <w:rsid w:val="00DF0F66"/>
    <w:rsid w:val="00DF2271"/>
    <w:rsid w:val="00DF254A"/>
    <w:rsid w:val="00DF34DA"/>
    <w:rsid w:val="00DF4465"/>
    <w:rsid w:val="00DF4BE0"/>
    <w:rsid w:val="00DF6AAA"/>
    <w:rsid w:val="00DF70A3"/>
    <w:rsid w:val="00E00516"/>
    <w:rsid w:val="00E00A2C"/>
    <w:rsid w:val="00E00E64"/>
    <w:rsid w:val="00E01151"/>
    <w:rsid w:val="00E0115B"/>
    <w:rsid w:val="00E028EF"/>
    <w:rsid w:val="00E03942"/>
    <w:rsid w:val="00E04811"/>
    <w:rsid w:val="00E05090"/>
    <w:rsid w:val="00E07689"/>
    <w:rsid w:val="00E111B3"/>
    <w:rsid w:val="00E12833"/>
    <w:rsid w:val="00E12D2E"/>
    <w:rsid w:val="00E146C5"/>
    <w:rsid w:val="00E159FC"/>
    <w:rsid w:val="00E15BF7"/>
    <w:rsid w:val="00E172C3"/>
    <w:rsid w:val="00E20034"/>
    <w:rsid w:val="00E210A4"/>
    <w:rsid w:val="00E232EC"/>
    <w:rsid w:val="00E2383E"/>
    <w:rsid w:val="00E23B7B"/>
    <w:rsid w:val="00E2587E"/>
    <w:rsid w:val="00E25890"/>
    <w:rsid w:val="00E319BC"/>
    <w:rsid w:val="00E31FF9"/>
    <w:rsid w:val="00E3297A"/>
    <w:rsid w:val="00E33472"/>
    <w:rsid w:val="00E340CF"/>
    <w:rsid w:val="00E36D5C"/>
    <w:rsid w:val="00E37C4F"/>
    <w:rsid w:val="00E4337F"/>
    <w:rsid w:val="00E434FD"/>
    <w:rsid w:val="00E435EA"/>
    <w:rsid w:val="00E43CE9"/>
    <w:rsid w:val="00E4463B"/>
    <w:rsid w:val="00E458C0"/>
    <w:rsid w:val="00E45F2E"/>
    <w:rsid w:val="00E4672A"/>
    <w:rsid w:val="00E46A96"/>
    <w:rsid w:val="00E50027"/>
    <w:rsid w:val="00E504A8"/>
    <w:rsid w:val="00E529AB"/>
    <w:rsid w:val="00E554C6"/>
    <w:rsid w:val="00E56365"/>
    <w:rsid w:val="00E566FC"/>
    <w:rsid w:val="00E57BC0"/>
    <w:rsid w:val="00E63820"/>
    <w:rsid w:val="00E6436A"/>
    <w:rsid w:val="00E712E6"/>
    <w:rsid w:val="00E713C4"/>
    <w:rsid w:val="00E71488"/>
    <w:rsid w:val="00E72991"/>
    <w:rsid w:val="00E72C33"/>
    <w:rsid w:val="00E731FF"/>
    <w:rsid w:val="00E7588E"/>
    <w:rsid w:val="00E76237"/>
    <w:rsid w:val="00E7631D"/>
    <w:rsid w:val="00E82F86"/>
    <w:rsid w:val="00E83845"/>
    <w:rsid w:val="00E838BE"/>
    <w:rsid w:val="00E866FF"/>
    <w:rsid w:val="00E86D62"/>
    <w:rsid w:val="00E87602"/>
    <w:rsid w:val="00E91D3D"/>
    <w:rsid w:val="00E93392"/>
    <w:rsid w:val="00E94CBF"/>
    <w:rsid w:val="00E97669"/>
    <w:rsid w:val="00EA09D0"/>
    <w:rsid w:val="00EA0FD4"/>
    <w:rsid w:val="00EA1073"/>
    <w:rsid w:val="00EA198B"/>
    <w:rsid w:val="00EA22A7"/>
    <w:rsid w:val="00EA3D90"/>
    <w:rsid w:val="00EA4802"/>
    <w:rsid w:val="00EA6D2D"/>
    <w:rsid w:val="00EA74C6"/>
    <w:rsid w:val="00EA7E6C"/>
    <w:rsid w:val="00EB2703"/>
    <w:rsid w:val="00EB5B6B"/>
    <w:rsid w:val="00EB5BFE"/>
    <w:rsid w:val="00EB74CC"/>
    <w:rsid w:val="00EB7898"/>
    <w:rsid w:val="00EC1A8F"/>
    <w:rsid w:val="00EC2AD3"/>
    <w:rsid w:val="00EC356E"/>
    <w:rsid w:val="00EC377A"/>
    <w:rsid w:val="00EC52B8"/>
    <w:rsid w:val="00EC59B4"/>
    <w:rsid w:val="00EC6D2F"/>
    <w:rsid w:val="00ED08AA"/>
    <w:rsid w:val="00ED09A6"/>
    <w:rsid w:val="00ED2597"/>
    <w:rsid w:val="00ED2694"/>
    <w:rsid w:val="00ED3500"/>
    <w:rsid w:val="00ED4A78"/>
    <w:rsid w:val="00ED4F5E"/>
    <w:rsid w:val="00ED5E88"/>
    <w:rsid w:val="00ED679B"/>
    <w:rsid w:val="00EE27C0"/>
    <w:rsid w:val="00EE3A48"/>
    <w:rsid w:val="00EE410B"/>
    <w:rsid w:val="00EE46D2"/>
    <w:rsid w:val="00EE7F47"/>
    <w:rsid w:val="00EF0660"/>
    <w:rsid w:val="00EF1864"/>
    <w:rsid w:val="00EF1CEA"/>
    <w:rsid w:val="00EF316B"/>
    <w:rsid w:val="00EF43A4"/>
    <w:rsid w:val="00EF5755"/>
    <w:rsid w:val="00EF63A9"/>
    <w:rsid w:val="00EF6BD6"/>
    <w:rsid w:val="00EF7B09"/>
    <w:rsid w:val="00EF7C4C"/>
    <w:rsid w:val="00F00E97"/>
    <w:rsid w:val="00F01E7A"/>
    <w:rsid w:val="00F06843"/>
    <w:rsid w:val="00F07CA5"/>
    <w:rsid w:val="00F12A1F"/>
    <w:rsid w:val="00F1327B"/>
    <w:rsid w:val="00F13FC5"/>
    <w:rsid w:val="00F14AEF"/>
    <w:rsid w:val="00F154ED"/>
    <w:rsid w:val="00F15F89"/>
    <w:rsid w:val="00F167F3"/>
    <w:rsid w:val="00F17076"/>
    <w:rsid w:val="00F175E7"/>
    <w:rsid w:val="00F178C6"/>
    <w:rsid w:val="00F20154"/>
    <w:rsid w:val="00F21799"/>
    <w:rsid w:val="00F21D93"/>
    <w:rsid w:val="00F2263D"/>
    <w:rsid w:val="00F23F8C"/>
    <w:rsid w:val="00F2446B"/>
    <w:rsid w:val="00F24C6D"/>
    <w:rsid w:val="00F2586C"/>
    <w:rsid w:val="00F26B03"/>
    <w:rsid w:val="00F27FCD"/>
    <w:rsid w:val="00F314D9"/>
    <w:rsid w:val="00F31848"/>
    <w:rsid w:val="00F367A5"/>
    <w:rsid w:val="00F400BF"/>
    <w:rsid w:val="00F42150"/>
    <w:rsid w:val="00F42642"/>
    <w:rsid w:val="00F427F0"/>
    <w:rsid w:val="00F42F64"/>
    <w:rsid w:val="00F43C92"/>
    <w:rsid w:val="00F4404E"/>
    <w:rsid w:val="00F4546C"/>
    <w:rsid w:val="00F46277"/>
    <w:rsid w:val="00F46841"/>
    <w:rsid w:val="00F46847"/>
    <w:rsid w:val="00F47E24"/>
    <w:rsid w:val="00F516D4"/>
    <w:rsid w:val="00F5196C"/>
    <w:rsid w:val="00F55A92"/>
    <w:rsid w:val="00F56D68"/>
    <w:rsid w:val="00F5713C"/>
    <w:rsid w:val="00F574AA"/>
    <w:rsid w:val="00F57843"/>
    <w:rsid w:val="00F60499"/>
    <w:rsid w:val="00F61C1B"/>
    <w:rsid w:val="00F64FDE"/>
    <w:rsid w:val="00F66123"/>
    <w:rsid w:val="00F67642"/>
    <w:rsid w:val="00F67CFB"/>
    <w:rsid w:val="00F70485"/>
    <w:rsid w:val="00F71F27"/>
    <w:rsid w:val="00F7200F"/>
    <w:rsid w:val="00F7495B"/>
    <w:rsid w:val="00F777E4"/>
    <w:rsid w:val="00F81528"/>
    <w:rsid w:val="00F8164D"/>
    <w:rsid w:val="00F82074"/>
    <w:rsid w:val="00F85516"/>
    <w:rsid w:val="00F857D8"/>
    <w:rsid w:val="00F86638"/>
    <w:rsid w:val="00F92B6B"/>
    <w:rsid w:val="00F9369F"/>
    <w:rsid w:val="00FA084D"/>
    <w:rsid w:val="00FA0CBD"/>
    <w:rsid w:val="00FA1788"/>
    <w:rsid w:val="00FA1CD0"/>
    <w:rsid w:val="00FA2731"/>
    <w:rsid w:val="00FA28EC"/>
    <w:rsid w:val="00FA2A8D"/>
    <w:rsid w:val="00FA58A6"/>
    <w:rsid w:val="00FA5E08"/>
    <w:rsid w:val="00FA68F1"/>
    <w:rsid w:val="00FA7193"/>
    <w:rsid w:val="00FB0937"/>
    <w:rsid w:val="00FB1EE2"/>
    <w:rsid w:val="00FB29D8"/>
    <w:rsid w:val="00FB42A0"/>
    <w:rsid w:val="00FB729C"/>
    <w:rsid w:val="00FC034E"/>
    <w:rsid w:val="00FC0BDC"/>
    <w:rsid w:val="00FC21FB"/>
    <w:rsid w:val="00FC235F"/>
    <w:rsid w:val="00FC3ED9"/>
    <w:rsid w:val="00FC6106"/>
    <w:rsid w:val="00FD1AEB"/>
    <w:rsid w:val="00FD2208"/>
    <w:rsid w:val="00FD2347"/>
    <w:rsid w:val="00FD2486"/>
    <w:rsid w:val="00FD34C6"/>
    <w:rsid w:val="00FD38A3"/>
    <w:rsid w:val="00FD7A3A"/>
    <w:rsid w:val="00FE1EDB"/>
    <w:rsid w:val="00FE20B2"/>
    <w:rsid w:val="00FE5ABB"/>
    <w:rsid w:val="00FE5D65"/>
    <w:rsid w:val="00FE5DDC"/>
    <w:rsid w:val="00FE6109"/>
    <w:rsid w:val="00FE686B"/>
    <w:rsid w:val="00FE7AED"/>
    <w:rsid w:val="00FF1318"/>
    <w:rsid w:val="00FF1AAF"/>
    <w:rsid w:val="00FF1D39"/>
    <w:rsid w:val="00FF1FCB"/>
    <w:rsid w:val="00FF3C51"/>
    <w:rsid w:val="00FF749D"/>
    <w:rsid w:val="00FF7529"/>
    <w:rsid w:val="00FF79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AE77CE7"/>
  <w15:chartTrackingRefBased/>
  <w15:docId w15:val="{D9DE4617-239A-4506-B035-DC6033369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45F1"/>
    <w:pPr>
      <w:jc w:val="both"/>
    </w:pPr>
  </w:style>
  <w:style w:type="paragraph" w:styleId="Titre1">
    <w:name w:val="heading 1"/>
    <w:basedOn w:val="Normal"/>
    <w:next w:val="Normal"/>
    <w:link w:val="Titre1Car"/>
    <w:uiPriority w:val="9"/>
    <w:qFormat/>
    <w:rsid w:val="00C65FE3"/>
    <w:pPr>
      <w:keepNext/>
      <w:keepLines/>
      <w:numPr>
        <w:numId w:val="2"/>
      </w:numPr>
      <w:spacing w:before="240" w:after="12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61506E"/>
    <w:pPr>
      <w:keepNext/>
      <w:keepLines/>
      <w:numPr>
        <w:ilvl w:val="1"/>
        <w:numId w:val="2"/>
      </w:numPr>
      <w:spacing w:before="360" w:after="120"/>
      <w:ind w:left="578" w:hanging="578"/>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61506E"/>
    <w:pPr>
      <w:keepNext/>
      <w:keepLines/>
      <w:numPr>
        <w:ilvl w:val="2"/>
        <w:numId w:val="2"/>
      </w:numPr>
      <w:spacing w:before="360" w:after="120"/>
      <w:outlineLvl w:val="2"/>
    </w:pPr>
    <w:rPr>
      <w:rFonts w:asciiTheme="majorHAnsi" w:eastAsiaTheme="majorEastAsia" w:hAnsiTheme="majorHAnsi" w:cstheme="majorBidi"/>
      <w:b/>
      <w:bCs/>
      <w:color w:val="1F3763" w:themeColor="accent1" w:themeShade="7F"/>
      <w:sz w:val="24"/>
      <w:szCs w:val="24"/>
      <w:lang w:val="en-US"/>
    </w:rPr>
  </w:style>
  <w:style w:type="paragraph" w:styleId="Titre4">
    <w:name w:val="heading 4"/>
    <w:basedOn w:val="Normal"/>
    <w:next w:val="Normal"/>
    <w:link w:val="Titre4Car"/>
    <w:uiPriority w:val="9"/>
    <w:unhideWhenUsed/>
    <w:qFormat/>
    <w:rsid w:val="001373C9"/>
    <w:pPr>
      <w:keepNext/>
      <w:keepLines/>
      <w:numPr>
        <w:ilvl w:val="3"/>
        <w:numId w:val="2"/>
      </w:numPr>
      <w:spacing w:before="240" w:after="120"/>
      <w:ind w:left="862" w:hanging="862"/>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CA11A7"/>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3C3A96"/>
    <w:pPr>
      <w:keepNext/>
      <w:keepLines/>
      <w:numPr>
        <w:ilvl w:val="5"/>
        <w:numId w:val="2"/>
      </w:numPr>
      <w:spacing w:before="40" w:after="0"/>
      <w:outlineLvl w:val="5"/>
    </w:pPr>
    <w:rPr>
      <w:rFonts w:asciiTheme="majorHAnsi" w:eastAsiaTheme="majorEastAsia" w:hAnsiTheme="majorHAnsi" w:cstheme="majorBidi"/>
      <w:color w:val="1F3763" w:themeColor="accent1" w:themeShade="7F"/>
      <w:kern w:val="0"/>
      <w14:ligatures w14:val="none"/>
    </w:rPr>
  </w:style>
  <w:style w:type="paragraph" w:styleId="Titre7">
    <w:name w:val="heading 7"/>
    <w:basedOn w:val="Normal"/>
    <w:next w:val="Normal"/>
    <w:link w:val="Titre7Car"/>
    <w:uiPriority w:val="9"/>
    <w:semiHidden/>
    <w:unhideWhenUsed/>
    <w:qFormat/>
    <w:rsid w:val="003C3A96"/>
    <w:pPr>
      <w:keepNext/>
      <w:keepLines/>
      <w:numPr>
        <w:ilvl w:val="6"/>
        <w:numId w:val="2"/>
      </w:numPr>
      <w:spacing w:before="40" w:after="0"/>
      <w:outlineLvl w:val="6"/>
    </w:pPr>
    <w:rPr>
      <w:rFonts w:asciiTheme="majorHAnsi" w:eastAsiaTheme="majorEastAsia" w:hAnsiTheme="majorHAnsi" w:cstheme="majorBidi"/>
      <w:i/>
      <w:iCs/>
      <w:color w:val="1F3763" w:themeColor="accent1" w:themeShade="7F"/>
      <w:kern w:val="0"/>
      <w14:ligatures w14:val="none"/>
    </w:rPr>
  </w:style>
  <w:style w:type="paragraph" w:styleId="Titre8">
    <w:name w:val="heading 8"/>
    <w:basedOn w:val="Normal"/>
    <w:next w:val="Normal"/>
    <w:link w:val="Titre8Car"/>
    <w:uiPriority w:val="9"/>
    <w:semiHidden/>
    <w:unhideWhenUsed/>
    <w:qFormat/>
    <w:rsid w:val="003C3A96"/>
    <w:pPr>
      <w:keepNext/>
      <w:keepLines/>
      <w:numPr>
        <w:ilvl w:val="7"/>
        <w:numId w:val="2"/>
      </w:numPr>
      <w:spacing w:before="40" w:after="0"/>
      <w:outlineLvl w:val="7"/>
    </w:pPr>
    <w:rPr>
      <w:rFonts w:asciiTheme="majorHAnsi" w:eastAsiaTheme="majorEastAsia" w:hAnsiTheme="majorHAnsi" w:cstheme="majorBidi"/>
      <w:color w:val="272727" w:themeColor="text1" w:themeTint="D8"/>
      <w:kern w:val="0"/>
      <w:sz w:val="21"/>
      <w:szCs w:val="21"/>
      <w14:ligatures w14:val="none"/>
    </w:rPr>
  </w:style>
  <w:style w:type="paragraph" w:styleId="Titre9">
    <w:name w:val="heading 9"/>
    <w:basedOn w:val="Normal"/>
    <w:next w:val="Normal"/>
    <w:link w:val="Titre9Car"/>
    <w:uiPriority w:val="9"/>
    <w:semiHidden/>
    <w:unhideWhenUsed/>
    <w:qFormat/>
    <w:rsid w:val="003C3A96"/>
    <w:pPr>
      <w:keepNext/>
      <w:keepLines/>
      <w:numPr>
        <w:ilvl w:val="8"/>
        <w:numId w:val="2"/>
      </w:numPr>
      <w:spacing w:before="40" w:after="0"/>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61506E"/>
    <w:rPr>
      <w:rFonts w:asciiTheme="majorHAnsi" w:eastAsiaTheme="majorEastAsia" w:hAnsiTheme="majorHAnsi" w:cstheme="majorBidi"/>
      <w:b/>
      <w:color w:val="2F5496" w:themeColor="accent1" w:themeShade="BF"/>
      <w:sz w:val="26"/>
      <w:szCs w:val="26"/>
    </w:rPr>
  </w:style>
  <w:style w:type="character" w:customStyle="1" w:styleId="Titre3Car">
    <w:name w:val="Titre 3 Car"/>
    <w:basedOn w:val="Policepardfaut"/>
    <w:link w:val="Titre3"/>
    <w:uiPriority w:val="9"/>
    <w:rsid w:val="0061506E"/>
    <w:rPr>
      <w:rFonts w:asciiTheme="majorHAnsi" w:eastAsiaTheme="majorEastAsia" w:hAnsiTheme="majorHAnsi" w:cstheme="majorBidi"/>
      <w:b/>
      <w:bCs/>
      <w:color w:val="1F3763" w:themeColor="accent1" w:themeShade="7F"/>
      <w:sz w:val="24"/>
      <w:szCs w:val="24"/>
      <w:lang w:val="en-US"/>
    </w:rPr>
  </w:style>
  <w:style w:type="character" w:customStyle="1" w:styleId="Titre4Car">
    <w:name w:val="Titre 4 Car"/>
    <w:basedOn w:val="Policepardfaut"/>
    <w:link w:val="Titre4"/>
    <w:uiPriority w:val="9"/>
    <w:rsid w:val="001373C9"/>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CA11A7"/>
    <w:rPr>
      <w:rFonts w:asciiTheme="majorHAnsi" w:eastAsiaTheme="majorEastAsia" w:hAnsiTheme="majorHAnsi" w:cstheme="majorBidi"/>
      <w:color w:val="2F5496" w:themeColor="accent1" w:themeShade="BF"/>
    </w:rPr>
  </w:style>
  <w:style w:type="table" w:styleId="Grilledutableau">
    <w:name w:val="Table Grid"/>
    <w:basedOn w:val="TableauNormal"/>
    <w:uiPriority w:val="39"/>
    <w:rsid w:val="00117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1"/>
    <w:qFormat/>
    <w:rsid w:val="00AA775F"/>
    <w:pPr>
      <w:ind w:left="720"/>
      <w:contextualSpacing/>
    </w:pPr>
  </w:style>
  <w:style w:type="paragraph" w:customStyle="1" w:styleId="Pa11">
    <w:name w:val="Pa11"/>
    <w:basedOn w:val="Normal"/>
    <w:next w:val="Normal"/>
    <w:uiPriority w:val="99"/>
    <w:rsid w:val="00874462"/>
    <w:pPr>
      <w:autoSpaceDE w:val="0"/>
      <w:autoSpaceDN w:val="0"/>
      <w:adjustRightInd w:val="0"/>
      <w:spacing w:after="0" w:line="181" w:lineRule="atLeast"/>
    </w:pPr>
    <w:rPr>
      <w:rFonts w:ascii="Stone Sans ITC Medium" w:eastAsiaTheme="minorEastAsia" w:hAnsi="Stone Sans ITC Medium"/>
      <w:kern w:val="0"/>
      <w:sz w:val="24"/>
      <w:szCs w:val="24"/>
      <w:lang w:val="en-GB" w:eastAsia="zh-CN"/>
      <w14:ligatures w14:val="none"/>
    </w:rPr>
  </w:style>
  <w:style w:type="paragraph" w:customStyle="1" w:styleId="Pa9">
    <w:name w:val="Pa9"/>
    <w:basedOn w:val="Normal"/>
    <w:next w:val="Normal"/>
    <w:uiPriority w:val="99"/>
    <w:rsid w:val="00874462"/>
    <w:pPr>
      <w:autoSpaceDE w:val="0"/>
      <w:autoSpaceDN w:val="0"/>
      <w:adjustRightInd w:val="0"/>
      <w:spacing w:after="0" w:line="181" w:lineRule="atLeast"/>
    </w:pPr>
    <w:rPr>
      <w:rFonts w:ascii="Stone Sans ITC Medium" w:eastAsiaTheme="minorEastAsia" w:hAnsi="Stone Sans ITC Medium"/>
      <w:kern w:val="0"/>
      <w:sz w:val="24"/>
      <w:szCs w:val="24"/>
      <w:lang w:val="en-GB" w:eastAsia="zh-CN"/>
      <w14:ligatures w14:val="none"/>
    </w:rPr>
  </w:style>
  <w:style w:type="paragraph" w:customStyle="1" w:styleId="Pa69">
    <w:name w:val="Pa69"/>
    <w:basedOn w:val="Normal"/>
    <w:next w:val="Normal"/>
    <w:uiPriority w:val="99"/>
    <w:rsid w:val="00874462"/>
    <w:pPr>
      <w:autoSpaceDE w:val="0"/>
      <w:autoSpaceDN w:val="0"/>
      <w:adjustRightInd w:val="0"/>
      <w:spacing w:after="0" w:line="181" w:lineRule="atLeast"/>
    </w:pPr>
    <w:rPr>
      <w:rFonts w:ascii="Stone Sans ITC Medium" w:eastAsiaTheme="minorEastAsia" w:hAnsi="Stone Sans ITC Medium"/>
      <w:kern w:val="0"/>
      <w:sz w:val="24"/>
      <w:szCs w:val="24"/>
      <w:lang w:val="en-GB" w:eastAsia="zh-CN"/>
      <w14:ligatures w14:val="none"/>
    </w:rPr>
  </w:style>
  <w:style w:type="paragraph" w:styleId="Lgende">
    <w:name w:val="caption"/>
    <w:basedOn w:val="Normal"/>
    <w:next w:val="Normal"/>
    <w:uiPriority w:val="35"/>
    <w:unhideWhenUsed/>
    <w:qFormat/>
    <w:rsid w:val="005F3F34"/>
    <w:pPr>
      <w:spacing w:before="120" w:after="240" w:line="240" w:lineRule="auto"/>
      <w:jc w:val="center"/>
    </w:pPr>
    <w:rPr>
      <w:i/>
      <w:iCs/>
      <w:szCs w:val="18"/>
    </w:rPr>
  </w:style>
  <w:style w:type="paragraph" w:styleId="Titre">
    <w:name w:val="Title"/>
    <w:basedOn w:val="Normal"/>
    <w:next w:val="Normal"/>
    <w:link w:val="TitreCar"/>
    <w:uiPriority w:val="10"/>
    <w:qFormat/>
    <w:rsid w:val="009264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264D8"/>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65FE3"/>
    <w:rPr>
      <w:rFonts w:asciiTheme="majorHAnsi" w:eastAsiaTheme="majorEastAsia" w:hAnsiTheme="majorHAnsi" w:cstheme="majorBidi"/>
      <w:color w:val="2F5496" w:themeColor="accent1" w:themeShade="BF"/>
      <w:sz w:val="32"/>
      <w:szCs w:val="32"/>
    </w:rPr>
  </w:style>
  <w:style w:type="character" w:customStyle="1" w:styleId="cf01">
    <w:name w:val="cf01"/>
    <w:basedOn w:val="Policepardfaut"/>
    <w:rsid w:val="004B4BEE"/>
    <w:rPr>
      <w:rFonts w:ascii="Segoe UI" w:hAnsi="Segoe UI" w:cs="Segoe UI" w:hint="default"/>
      <w:sz w:val="18"/>
      <w:szCs w:val="18"/>
    </w:rPr>
  </w:style>
  <w:style w:type="character" w:styleId="Marquedecommentaire">
    <w:name w:val="annotation reference"/>
    <w:basedOn w:val="Policepardfaut"/>
    <w:uiPriority w:val="99"/>
    <w:semiHidden/>
    <w:unhideWhenUsed/>
    <w:rsid w:val="00716549"/>
    <w:rPr>
      <w:sz w:val="16"/>
      <w:szCs w:val="16"/>
    </w:rPr>
  </w:style>
  <w:style w:type="paragraph" w:styleId="Commentaire">
    <w:name w:val="annotation text"/>
    <w:basedOn w:val="Normal"/>
    <w:link w:val="CommentaireCar"/>
    <w:uiPriority w:val="99"/>
    <w:unhideWhenUsed/>
    <w:rsid w:val="00716549"/>
    <w:pPr>
      <w:spacing w:line="240" w:lineRule="auto"/>
    </w:pPr>
    <w:rPr>
      <w:rFonts w:ascii="Calibri" w:hAnsi="Calibri"/>
      <w:kern w:val="0"/>
      <w:sz w:val="20"/>
      <w:szCs w:val="20"/>
      <w14:ligatures w14:val="none"/>
    </w:rPr>
  </w:style>
  <w:style w:type="character" w:customStyle="1" w:styleId="CommentaireCar">
    <w:name w:val="Commentaire Car"/>
    <w:basedOn w:val="Policepardfaut"/>
    <w:link w:val="Commentaire"/>
    <w:uiPriority w:val="99"/>
    <w:rsid w:val="00716549"/>
    <w:rPr>
      <w:rFonts w:ascii="Calibri" w:hAnsi="Calibri"/>
      <w:kern w:val="0"/>
      <w:sz w:val="20"/>
      <w:szCs w:val="20"/>
      <w:lang w:val="en-AU"/>
      <w14:ligatures w14:val="none"/>
    </w:rPr>
  </w:style>
  <w:style w:type="paragraph" w:styleId="Notedebasdepage">
    <w:name w:val="footnote text"/>
    <w:basedOn w:val="Normal"/>
    <w:link w:val="NotedebasdepageCar"/>
    <w:uiPriority w:val="99"/>
    <w:unhideWhenUsed/>
    <w:rsid w:val="002471B9"/>
    <w:pPr>
      <w:spacing w:after="0" w:line="240" w:lineRule="auto"/>
    </w:pPr>
    <w:rPr>
      <w:rFonts w:ascii="Calibri" w:hAnsi="Calibri"/>
      <w:kern w:val="0"/>
      <w:sz w:val="20"/>
      <w:szCs w:val="20"/>
      <w14:ligatures w14:val="none"/>
    </w:rPr>
  </w:style>
  <w:style w:type="character" w:customStyle="1" w:styleId="NotedebasdepageCar">
    <w:name w:val="Note de bas de page Car"/>
    <w:basedOn w:val="Policepardfaut"/>
    <w:link w:val="Notedebasdepage"/>
    <w:uiPriority w:val="99"/>
    <w:rsid w:val="002471B9"/>
    <w:rPr>
      <w:rFonts w:ascii="Calibri" w:hAnsi="Calibri"/>
      <w:kern w:val="0"/>
      <w:sz w:val="20"/>
      <w:szCs w:val="20"/>
      <w:lang w:val="en-AU"/>
      <w14:ligatures w14:val="none"/>
    </w:rPr>
  </w:style>
  <w:style w:type="character" w:styleId="Appelnotedebasdep">
    <w:name w:val="footnote reference"/>
    <w:basedOn w:val="Policepardfaut"/>
    <w:uiPriority w:val="99"/>
    <w:semiHidden/>
    <w:unhideWhenUsed/>
    <w:rsid w:val="002471B9"/>
    <w:rPr>
      <w:vertAlign w:val="superscript"/>
    </w:rPr>
  </w:style>
  <w:style w:type="paragraph" w:styleId="Notedefin">
    <w:name w:val="endnote text"/>
    <w:basedOn w:val="Normal"/>
    <w:link w:val="NotedefinCar"/>
    <w:uiPriority w:val="99"/>
    <w:semiHidden/>
    <w:unhideWhenUsed/>
    <w:rsid w:val="002471B9"/>
    <w:pPr>
      <w:spacing w:after="0" w:line="240" w:lineRule="auto"/>
    </w:pPr>
    <w:rPr>
      <w:rFonts w:ascii="Calibri" w:hAnsi="Calibri"/>
      <w:kern w:val="0"/>
      <w:sz w:val="20"/>
      <w:szCs w:val="20"/>
      <w14:ligatures w14:val="none"/>
    </w:rPr>
  </w:style>
  <w:style w:type="character" w:customStyle="1" w:styleId="NotedefinCar">
    <w:name w:val="Note de fin Car"/>
    <w:basedOn w:val="Policepardfaut"/>
    <w:link w:val="Notedefin"/>
    <w:uiPriority w:val="99"/>
    <w:semiHidden/>
    <w:rsid w:val="002471B9"/>
    <w:rPr>
      <w:rFonts w:ascii="Calibri" w:hAnsi="Calibri"/>
      <w:kern w:val="0"/>
      <w:sz w:val="20"/>
      <w:szCs w:val="20"/>
      <w:lang w:val="en-AU"/>
      <w14:ligatures w14:val="none"/>
    </w:rPr>
  </w:style>
  <w:style w:type="character" w:styleId="Appeldenotedefin">
    <w:name w:val="endnote reference"/>
    <w:basedOn w:val="Policepardfaut"/>
    <w:uiPriority w:val="99"/>
    <w:semiHidden/>
    <w:unhideWhenUsed/>
    <w:rsid w:val="002471B9"/>
    <w:rPr>
      <w:vertAlign w:val="superscript"/>
    </w:rPr>
  </w:style>
  <w:style w:type="paragraph" w:styleId="Sansinterligne">
    <w:name w:val="No Spacing"/>
    <w:uiPriority w:val="1"/>
    <w:qFormat/>
    <w:rsid w:val="00383FC0"/>
    <w:pPr>
      <w:spacing w:after="0" w:line="240" w:lineRule="auto"/>
      <w:jc w:val="both"/>
    </w:pPr>
  </w:style>
  <w:style w:type="paragraph" w:styleId="Objetducommentaire">
    <w:name w:val="annotation subject"/>
    <w:basedOn w:val="Commentaire"/>
    <w:next w:val="Commentaire"/>
    <w:link w:val="ObjetducommentaireCar"/>
    <w:uiPriority w:val="99"/>
    <w:semiHidden/>
    <w:unhideWhenUsed/>
    <w:rsid w:val="00270837"/>
    <w:rPr>
      <w:rFonts w:asciiTheme="minorHAnsi" w:hAnsiTheme="minorHAnsi"/>
      <w:b/>
      <w:bCs/>
      <w:kern w:val="2"/>
      <w14:ligatures w14:val="standardContextual"/>
    </w:rPr>
  </w:style>
  <w:style w:type="character" w:customStyle="1" w:styleId="ObjetducommentaireCar">
    <w:name w:val="Objet du commentaire Car"/>
    <w:basedOn w:val="CommentaireCar"/>
    <w:link w:val="Objetducommentaire"/>
    <w:uiPriority w:val="99"/>
    <w:semiHidden/>
    <w:rsid w:val="00270837"/>
    <w:rPr>
      <w:rFonts w:ascii="Calibri" w:hAnsi="Calibri"/>
      <w:b/>
      <w:bCs/>
      <w:kern w:val="0"/>
      <w:sz w:val="20"/>
      <w:szCs w:val="20"/>
      <w:lang w:val="en-AU"/>
      <w14:ligatures w14:val="none"/>
    </w:rPr>
  </w:style>
  <w:style w:type="paragraph" w:styleId="Rvision">
    <w:name w:val="Revision"/>
    <w:hidden/>
    <w:uiPriority w:val="99"/>
    <w:semiHidden/>
    <w:rsid w:val="00366747"/>
    <w:pPr>
      <w:spacing w:after="0" w:line="240" w:lineRule="auto"/>
    </w:pPr>
  </w:style>
  <w:style w:type="character" w:styleId="Lienhypertexte">
    <w:name w:val="Hyperlink"/>
    <w:basedOn w:val="Policepardfaut"/>
    <w:uiPriority w:val="99"/>
    <w:unhideWhenUsed/>
    <w:rsid w:val="00D03B6D"/>
    <w:rPr>
      <w:color w:val="0563C1" w:themeColor="hyperlink"/>
      <w:u w:val="single"/>
    </w:rPr>
  </w:style>
  <w:style w:type="character" w:styleId="Mentionnonrsolue">
    <w:name w:val="Unresolved Mention"/>
    <w:basedOn w:val="Policepardfaut"/>
    <w:uiPriority w:val="99"/>
    <w:semiHidden/>
    <w:unhideWhenUsed/>
    <w:rsid w:val="00D03B6D"/>
    <w:rPr>
      <w:color w:val="605E5C"/>
      <w:shd w:val="clear" w:color="auto" w:fill="E1DFDD"/>
    </w:rPr>
  </w:style>
  <w:style w:type="character" w:customStyle="1" w:styleId="A5">
    <w:name w:val="A5"/>
    <w:uiPriority w:val="99"/>
    <w:rsid w:val="00A717A8"/>
    <w:rPr>
      <w:rFonts w:cs="Stone Sans ITC"/>
      <w:color w:val="221E1F"/>
      <w:sz w:val="11"/>
      <w:szCs w:val="11"/>
    </w:rPr>
  </w:style>
  <w:style w:type="character" w:customStyle="1" w:styleId="Sautdindex">
    <w:name w:val="Saut d'index"/>
    <w:qFormat/>
    <w:rsid w:val="00A006F0"/>
  </w:style>
  <w:style w:type="character" w:customStyle="1" w:styleId="Titre6Car">
    <w:name w:val="Titre 6 Car"/>
    <w:basedOn w:val="Policepardfaut"/>
    <w:link w:val="Titre6"/>
    <w:uiPriority w:val="9"/>
    <w:semiHidden/>
    <w:rsid w:val="003C3A96"/>
    <w:rPr>
      <w:rFonts w:asciiTheme="majorHAnsi" w:eastAsiaTheme="majorEastAsia" w:hAnsiTheme="majorHAnsi" w:cstheme="majorBidi"/>
      <w:color w:val="1F3763" w:themeColor="accent1" w:themeShade="7F"/>
      <w:kern w:val="0"/>
      <w14:ligatures w14:val="none"/>
    </w:rPr>
  </w:style>
  <w:style w:type="character" w:customStyle="1" w:styleId="Titre7Car">
    <w:name w:val="Titre 7 Car"/>
    <w:basedOn w:val="Policepardfaut"/>
    <w:link w:val="Titre7"/>
    <w:uiPriority w:val="9"/>
    <w:semiHidden/>
    <w:rsid w:val="003C3A96"/>
    <w:rPr>
      <w:rFonts w:asciiTheme="majorHAnsi" w:eastAsiaTheme="majorEastAsia" w:hAnsiTheme="majorHAnsi" w:cstheme="majorBidi"/>
      <w:i/>
      <w:iCs/>
      <w:color w:val="1F3763" w:themeColor="accent1" w:themeShade="7F"/>
      <w:kern w:val="0"/>
      <w14:ligatures w14:val="none"/>
    </w:rPr>
  </w:style>
  <w:style w:type="character" w:customStyle="1" w:styleId="Titre8Car">
    <w:name w:val="Titre 8 Car"/>
    <w:basedOn w:val="Policepardfaut"/>
    <w:link w:val="Titre8"/>
    <w:uiPriority w:val="9"/>
    <w:semiHidden/>
    <w:rsid w:val="003C3A96"/>
    <w:rPr>
      <w:rFonts w:asciiTheme="majorHAnsi" w:eastAsiaTheme="majorEastAsia" w:hAnsiTheme="majorHAnsi" w:cstheme="majorBidi"/>
      <w:color w:val="272727" w:themeColor="text1" w:themeTint="D8"/>
      <w:kern w:val="0"/>
      <w:sz w:val="21"/>
      <w:szCs w:val="21"/>
      <w14:ligatures w14:val="none"/>
    </w:rPr>
  </w:style>
  <w:style w:type="character" w:customStyle="1" w:styleId="Titre9Car">
    <w:name w:val="Titre 9 Car"/>
    <w:basedOn w:val="Policepardfaut"/>
    <w:link w:val="Titre9"/>
    <w:uiPriority w:val="9"/>
    <w:semiHidden/>
    <w:rsid w:val="003C3A96"/>
    <w:rPr>
      <w:rFonts w:asciiTheme="majorHAnsi" w:eastAsiaTheme="majorEastAsia" w:hAnsiTheme="majorHAnsi" w:cstheme="majorBidi"/>
      <w:i/>
      <w:iCs/>
      <w:color w:val="272727" w:themeColor="text1" w:themeTint="D8"/>
      <w:kern w:val="0"/>
      <w:sz w:val="21"/>
      <w:szCs w:val="21"/>
      <w14:ligatures w14:val="none"/>
    </w:rPr>
  </w:style>
  <w:style w:type="paragraph" w:styleId="Textedebulles">
    <w:name w:val="Balloon Text"/>
    <w:basedOn w:val="Normal"/>
    <w:link w:val="TextedebullesCar"/>
    <w:uiPriority w:val="99"/>
    <w:semiHidden/>
    <w:unhideWhenUsed/>
    <w:rsid w:val="005702B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702BE"/>
    <w:rPr>
      <w:rFonts w:ascii="Segoe UI" w:hAnsi="Segoe UI" w:cs="Segoe UI"/>
      <w:sz w:val="18"/>
      <w:szCs w:val="18"/>
    </w:rPr>
  </w:style>
  <w:style w:type="paragraph" w:styleId="En-ttedetabledesmatires">
    <w:name w:val="TOC Heading"/>
    <w:basedOn w:val="Titre1"/>
    <w:next w:val="Normal"/>
    <w:uiPriority w:val="39"/>
    <w:unhideWhenUsed/>
    <w:qFormat/>
    <w:rsid w:val="004E73BE"/>
    <w:pPr>
      <w:numPr>
        <w:numId w:val="0"/>
      </w:numPr>
      <w:spacing w:after="0"/>
      <w:jc w:val="left"/>
      <w:outlineLvl w:val="9"/>
    </w:pPr>
    <w:rPr>
      <w:kern w:val="0"/>
      <w:lang w:val="fr-FR" w:eastAsia="fr-FR"/>
      <w14:ligatures w14:val="none"/>
    </w:rPr>
  </w:style>
  <w:style w:type="paragraph" w:styleId="TM1">
    <w:name w:val="toc 1"/>
    <w:basedOn w:val="Normal"/>
    <w:next w:val="Normal"/>
    <w:autoRedefine/>
    <w:uiPriority w:val="39"/>
    <w:unhideWhenUsed/>
    <w:rsid w:val="004E73BE"/>
    <w:pPr>
      <w:spacing w:before="120" w:after="120"/>
      <w:jc w:val="left"/>
    </w:pPr>
    <w:rPr>
      <w:rFonts w:cstheme="minorHAnsi"/>
      <w:b/>
      <w:bCs/>
      <w:caps/>
      <w:sz w:val="20"/>
      <w:szCs w:val="20"/>
    </w:rPr>
  </w:style>
  <w:style w:type="paragraph" w:styleId="TM2">
    <w:name w:val="toc 2"/>
    <w:basedOn w:val="Normal"/>
    <w:next w:val="Normal"/>
    <w:autoRedefine/>
    <w:uiPriority w:val="39"/>
    <w:unhideWhenUsed/>
    <w:rsid w:val="004E73BE"/>
    <w:pPr>
      <w:spacing w:after="0"/>
      <w:ind w:left="220"/>
      <w:jc w:val="left"/>
    </w:pPr>
    <w:rPr>
      <w:rFonts w:cstheme="minorHAnsi"/>
      <w:smallCaps/>
      <w:sz w:val="20"/>
      <w:szCs w:val="20"/>
    </w:rPr>
  </w:style>
  <w:style w:type="paragraph" w:styleId="TM3">
    <w:name w:val="toc 3"/>
    <w:basedOn w:val="Normal"/>
    <w:next w:val="Normal"/>
    <w:autoRedefine/>
    <w:uiPriority w:val="39"/>
    <w:unhideWhenUsed/>
    <w:rsid w:val="004E73BE"/>
    <w:pPr>
      <w:spacing w:after="0"/>
      <w:ind w:left="440"/>
      <w:jc w:val="left"/>
    </w:pPr>
    <w:rPr>
      <w:rFonts w:cstheme="minorHAnsi"/>
      <w:i/>
      <w:iCs/>
      <w:sz w:val="20"/>
      <w:szCs w:val="20"/>
    </w:rPr>
  </w:style>
  <w:style w:type="paragraph" w:customStyle="1" w:styleId="sc-95e747a0-0">
    <w:name w:val="sc-95e747a0-0"/>
    <w:basedOn w:val="Normal"/>
    <w:rsid w:val="0048087F"/>
    <w:pPr>
      <w:spacing w:before="100" w:beforeAutospacing="1" w:after="100" w:afterAutospacing="1" w:line="240" w:lineRule="auto"/>
      <w:jc w:val="left"/>
    </w:pPr>
    <w:rPr>
      <w:rFonts w:ascii="Times New Roman" w:eastAsia="Times New Roman" w:hAnsi="Times New Roman" w:cs="Times New Roman"/>
      <w:kern w:val="0"/>
      <w:sz w:val="24"/>
      <w:szCs w:val="24"/>
      <w:lang w:val="fr-FR" w:eastAsia="fr-FR"/>
      <w14:ligatures w14:val="none"/>
    </w:rPr>
  </w:style>
  <w:style w:type="character" w:styleId="lev">
    <w:name w:val="Strong"/>
    <w:basedOn w:val="Policepardfaut"/>
    <w:uiPriority w:val="22"/>
    <w:qFormat/>
    <w:rsid w:val="0048087F"/>
    <w:rPr>
      <w:b/>
      <w:bCs/>
    </w:rPr>
  </w:style>
  <w:style w:type="character" w:styleId="CodeHTML">
    <w:name w:val="HTML Code"/>
    <w:basedOn w:val="Policepardfaut"/>
    <w:uiPriority w:val="99"/>
    <w:semiHidden/>
    <w:unhideWhenUsed/>
    <w:rsid w:val="0048087F"/>
    <w:rPr>
      <w:rFonts w:ascii="Courier New" w:eastAsia="Times New Roman" w:hAnsi="Courier New" w:cs="Courier New"/>
      <w:sz w:val="20"/>
      <w:szCs w:val="20"/>
    </w:rPr>
  </w:style>
  <w:style w:type="character" w:styleId="Accentuation">
    <w:name w:val="Emphasis"/>
    <w:basedOn w:val="Policepardfaut"/>
    <w:uiPriority w:val="20"/>
    <w:qFormat/>
    <w:rsid w:val="00344F42"/>
    <w:rPr>
      <w:i/>
      <w:iCs/>
    </w:rPr>
  </w:style>
  <w:style w:type="paragraph" w:styleId="PrformatHTML">
    <w:name w:val="HTML Preformatted"/>
    <w:basedOn w:val="Normal"/>
    <w:link w:val="PrformatHTMLCar"/>
    <w:uiPriority w:val="99"/>
    <w:semiHidden/>
    <w:unhideWhenUsed/>
    <w:rsid w:val="007E2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val="fr-FR" w:eastAsia="fr-FR"/>
      <w14:ligatures w14:val="none"/>
    </w:rPr>
  </w:style>
  <w:style w:type="character" w:customStyle="1" w:styleId="PrformatHTMLCar">
    <w:name w:val="Préformaté HTML Car"/>
    <w:basedOn w:val="Policepardfaut"/>
    <w:link w:val="PrformatHTML"/>
    <w:uiPriority w:val="99"/>
    <w:semiHidden/>
    <w:rsid w:val="007E2603"/>
    <w:rPr>
      <w:rFonts w:ascii="Courier New" w:eastAsia="Times New Roman" w:hAnsi="Courier New" w:cs="Courier New"/>
      <w:kern w:val="0"/>
      <w:sz w:val="20"/>
      <w:szCs w:val="20"/>
      <w:lang w:val="fr-FR" w:eastAsia="fr-FR"/>
      <w14:ligatures w14:val="none"/>
    </w:rPr>
  </w:style>
  <w:style w:type="character" w:customStyle="1" w:styleId="line">
    <w:name w:val="line"/>
    <w:basedOn w:val="Policepardfaut"/>
    <w:rsid w:val="007E2603"/>
  </w:style>
  <w:style w:type="paragraph" w:styleId="NormalWeb">
    <w:name w:val="Normal (Web)"/>
    <w:basedOn w:val="Normal"/>
    <w:uiPriority w:val="99"/>
    <w:semiHidden/>
    <w:unhideWhenUsed/>
    <w:rsid w:val="002857DC"/>
    <w:pPr>
      <w:spacing w:before="100" w:beforeAutospacing="1" w:after="100" w:afterAutospacing="1" w:line="240" w:lineRule="auto"/>
      <w:jc w:val="left"/>
    </w:pPr>
    <w:rPr>
      <w:rFonts w:ascii="Times New Roman" w:eastAsia="Times New Roman" w:hAnsi="Times New Roman" w:cs="Times New Roman"/>
      <w:kern w:val="0"/>
      <w:sz w:val="24"/>
      <w:szCs w:val="24"/>
      <w:lang w:val="fr-FR" w:eastAsia="fr-FR"/>
      <w14:ligatures w14:val="none"/>
    </w:rPr>
  </w:style>
  <w:style w:type="paragraph" w:styleId="TM4">
    <w:name w:val="toc 4"/>
    <w:basedOn w:val="Normal"/>
    <w:next w:val="Normal"/>
    <w:autoRedefine/>
    <w:uiPriority w:val="39"/>
    <w:unhideWhenUsed/>
    <w:rsid w:val="00867B90"/>
    <w:pPr>
      <w:spacing w:after="0"/>
      <w:ind w:left="660"/>
      <w:jc w:val="left"/>
    </w:pPr>
    <w:rPr>
      <w:rFonts w:cstheme="minorHAnsi"/>
      <w:sz w:val="18"/>
      <w:szCs w:val="18"/>
    </w:rPr>
  </w:style>
  <w:style w:type="paragraph" w:styleId="TM5">
    <w:name w:val="toc 5"/>
    <w:basedOn w:val="Normal"/>
    <w:next w:val="Normal"/>
    <w:autoRedefine/>
    <w:uiPriority w:val="39"/>
    <w:unhideWhenUsed/>
    <w:rsid w:val="00867B90"/>
    <w:pPr>
      <w:spacing w:after="0"/>
      <w:ind w:left="880"/>
      <w:jc w:val="left"/>
    </w:pPr>
    <w:rPr>
      <w:rFonts w:cstheme="minorHAnsi"/>
      <w:sz w:val="18"/>
      <w:szCs w:val="18"/>
    </w:rPr>
  </w:style>
  <w:style w:type="paragraph" w:styleId="TM6">
    <w:name w:val="toc 6"/>
    <w:basedOn w:val="Normal"/>
    <w:next w:val="Normal"/>
    <w:autoRedefine/>
    <w:uiPriority w:val="39"/>
    <w:unhideWhenUsed/>
    <w:rsid w:val="00867B90"/>
    <w:pPr>
      <w:spacing w:after="0"/>
      <w:ind w:left="1100"/>
      <w:jc w:val="left"/>
    </w:pPr>
    <w:rPr>
      <w:rFonts w:cstheme="minorHAnsi"/>
      <w:sz w:val="18"/>
      <w:szCs w:val="18"/>
    </w:rPr>
  </w:style>
  <w:style w:type="paragraph" w:styleId="TM7">
    <w:name w:val="toc 7"/>
    <w:basedOn w:val="Normal"/>
    <w:next w:val="Normal"/>
    <w:autoRedefine/>
    <w:uiPriority w:val="39"/>
    <w:unhideWhenUsed/>
    <w:rsid w:val="00867B90"/>
    <w:pPr>
      <w:spacing w:after="0"/>
      <w:ind w:left="1320"/>
      <w:jc w:val="left"/>
    </w:pPr>
    <w:rPr>
      <w:rFonts w:cstheme="minorHAnsi"/>
      <w:sz w:val="18"/>
      <w:szCs w:val="18"/>
    </w:rPr>
  </w:style>
  <w:style w:type="paragraph" w:styleId="TM8">
    <w:name w:val="toc 8"/>
    <w:basedOn w:val="Normal"/>
    <w:next w:val="Normal"/>
    <w:autoRedefine/>
    <w:uiPriority w:val="39"/>
    <w:unhideWhenUsed/>
    <w:rsid w:val="00867B90"/>
    <w:pPr>
      <w:spacing w:after="0"/>
      <w:ind w:left="1540"/>
      <w:jc w:val="left"/>
    </w:pPr>
    <w:rPr>
      <w:rFonts w:cstheme="minorHAnsi"/>
      <w:sz w:val="18"/>
      <w:szCs w:val="18"/>
    </w:rPr>
  </w:style>
  <w:style w:type="paragraph" w:styleId="TM9">
    <w:name w:val="toc 9"/>
    <w:basedOn w:val="Normal"/>
    <w:next w:val="Normal"/>
    <w:autoRedefine/>
    <w:uiPriority w:val="39"/>
    <w:unhideWhenUsed/>
    <w:rsid w:val="00867B90"/>
    <w:pPr>
      <w:spacing w:after="0"/>
      <w:ind w:left="1760"/>
      <w:jc w:val="left"/>
    </w:pPr>
    <w:rPr>
      <w:rFonts w:cstheme="minorHAnsi"/>
      <w:sz w:val="18"/>
      <w:szCs w:val="18"/>
    </w:rPr>
  </w:style>
  <w:style w:type="paragraph" w:customStyle="1" w:styleId="Pa16">
    <w:name w:val="Pa16"/>
    <w:basedOn w:val="Normal"/>
    <w:next w:val="Normal"/>
    <w:uiPriority w:val="99"/>
    <w:rsid w:val="001E0BA4"/>
    <w:pPr>
      <w:autoSpaceDE w:val="0"/>
      <w:autoSpaceDN w:val="0"/>
      <w:adjustRightInd w:val="0"/>
      <w:spacing w:after="0" w:line="181" w:lineRule="atLeast"/>
      <w:jc w:val="left"/>
    </w:pPr>
    <w:rPr>
      <w:rFonts w:ascii="Stone Sans ITC" w:hAnsi="Stone Sans ITC"/>
      <w:kern w:val="0"/>
      <w:sz w:val="24"/>
      <w:szCs w:val="24"/>
      <w:lang w:val="fr-FR"/>
    </w:rPr>
  </w:style>
  <w:style w:type="character" w:styleId="Rfrencelgre">
    <w:name w:val="Subtle Reference"/>
    <w:uiPriority w:val="31"/>
    <w:qFormat/>
    <w:rsid w:val="008D5A60"/>
    <w:rPr>
      <w:rFonts w:ascii="Courier New" w:eastAsia="Times New Roman" w:hAnsi="Courier New" w:cs="Courier New"/>
      <w:kern w:val="0"/>
      <w:sz w:val="20"/>
      <w:szCs w:val="20"/>
      <w:lang w:val="en-US" w:eastAsia="fr-FR"/>
      <w14:ligatures w14:val="none"/>
    </w:rPr>
  </w:style>
  <w:style w:type="character" w:styleId="Rfrenceintense">
    <w:name w:val="Intense Reference"/>
    <w:basedOn w:val="Policepardfaut"/>
    <w:uiPriority w:val="32"/>
    <w:qFormat/>
    <w:rsid w:val="0053056A"/>
    <w:rPr>
      <w:b/>
      <w:bCs/>
      <w:smallCaps/>
      <w:color w:val="4472C4" w:themeColor="accent1"/>
      <w:spacing w:val="5"/>
    </w:rPr>
  </w:style>
  <w:style w:type="table" w:styleId="Listemoyenne2-Accent1">
    <w:name w:val="Medium List 2 Accent 1"/>
    <w:basedOn w:val="TableauNormal"/>
    <w:uiPriority w:val="66"/>
    <w:rsid w:val="00436FED"/>
    <w:pPr>
      <w:spacing w:after="0" w:line="240" w:lineRule="auto"/>
    </w:pPr>
    <w:rPr>
      <w:rFonts w:asciiTheme="majorHAnsi" w:eastAsiaTheme="majorEastAsia" w:hAnsiTheme="majorHAnsi" w:cstheme="majorBidi"/>
      <w:color w:val="000000" w:themeColor="text1"/>
      <w:kern w:val="0"/>
      <w:lang w:val="fr-FR" w:eastAsia="fr-FR"/>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4C7E3C"/>
    <w:pPr>
      <w:tabs>
        <w:tab w:val="decimal" w:pos="360"/>
      </w:tabs>
      <w:spacing w:after="200" w:line="276" w:lineRule="auto"/>
      <w:jc w:val="left"/>
    </w:pPr>
    <w:rPr>
      <w:rFonts w:eastAsiaTheme="minorEastAsia" w:cs="Times New Roman"/>
      <w:kern w:val="0"/>
      <w:lang w:val="fr-FR" w:eastAsia="fr-FR"/>
      <w14:ligatures w14:val="none"/>
    </w:rPr>
  </w:style>
  <w:style w:type="character" w:styleId="Accentuationlgre">
    <w:name w:val="Subtle Emphasis"/>
    <w:basedOn w:val="Policepardfaut"/>
    <w:uiPriority w:val="19"/>
    <w:qFormat/>
    <w:rsid w:val="004C7E3C"/>
    <w:rPr>
      <w:i/>
      <w:iCs/>
    </w:rPr>
  </w:style>
  <w:style w:type="table" w:styleId="Tramemoyenne2-Accent5">
    <w:name w:val="Medium Shading 2 Accent 5"/>
    <w:basedOn w:val="TableauNormal"/>
    <w:uiPriority w:val="64"/>
    <w:rsid w:val="004C7E3C"/>
    <w:pPr>
      <w:spacing w:after="0" w:line="240" w:lineRule="auto"/>
    </w:pPr>
    <w:rPr>
      <w:rFonts w:eastAsiaTheme="minorEastAsia"/>
      <w:kern w:val="0"/>
      <w:lang w:val="fr-FR" w:eastAsia="fr-FR"/>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sc-37ae9948-0">
    <w:name w:val="sc-37ae9948-0"/>
    <w:basedOn w:val="Normal"/>
    <w:rsid w:val="008A7FD6"/>
    <w:pPr>
      <w:spacing w:before="100" w:beforeAutospacing="1" w:after="100" w:afterAutospacing="1" w:line="240" w:lineRule="auto"/>
      <w:jc w:val="left"/>
    </w:pPr>
    <w:rPr>
      <w:rFonts w:ascii="Times New Roman" w:eastAsia="Times New Roman" w:hAnsi="Times New Roman" w:cs="Times New Roman"/>
      <w:kern w:val="0"/>
      <w:sz w:val="24"/>
      <w:szCs w:val="24"/>
      <w:lang w:val="fr-FR" w:eastAsia="fr-FR"/>
      <w14:ligatures w14:val="none"/>
    </w:rPr>
  </w:style>
  <w:style w:type="character" w:styleId="Titredulivre">
    <w:name w:val="Book Title"/>
    <w:basedOn w:val="Accentuation"/>
    <w:uiPriority w:val="33"/>
    <w:qFormat/>
    <w:rsid w:val="005518CB"/>
    <w:rPr>
      <w:b/>
      <w:i/>
      <w:iCs/>
      <w:lang w:val="en-US"/>
    </w:rPr>
  </w:style>
  <w:style w:type="character" w:customStyle="1" w:styleId="object">
    <w:name w:val="object"/>
    <w:basedOn w:val="Policepardfaut"/>
    <w:rsid w:val="005C1D10"/>
  </w:style>
  <w:style w:type="paragraph" w:styleId="Corpsdetexte">
    <w:name w:val="Body Text"/>
    <w:basedOn w:val="Normal"/>
    <w:link w:val="CorpsdetexteCar"/>
    <w:uiPriority w:val="1"/>
    <w:qFormat/>
    <w:rsid w:val="0063128F"/>
    <w:pPr>
      <w:autoSpaceDE w:val="0"/>
      <w:autoSpaceDN w:val="0"/>
      <w:adjustRightInd w:val="0"/>
      <w:spacing w:before="28" w:after="0" w:line="240" w:lineRule="auto"/>
      <w:ind w:left="118" w:hanging="567"/>
      <w:jc w:val="left"/>
    </w:pPr>
    <w:rPr>
      <w:rFonts w:ascii="Verdana" w:hAnsi="Verdana" w:cs="Verdana"/>
      <w:kern w:val="0"/>
      <w:sz w:val="18"/>
      <w:szCs w:val="18"/>
      <w:lang w:val="fr-FR"/>
    </w:rPr>
  </w:style>
  <w:style w:type="character" w:customStyle="1" w:styleId="CorpsdetexteCar">
    <w:name w:val="Corps de texte Car"/>
    <w:basedOn w:val="Policepardfaut"/>
    <w:link w:val="Corpsdetexte"/>
    <w:uiPriority w:val="1"/>
    <w:rsid w:val="0063128F"/>
    <w:rPr>
      <w:rFonts w:ascii="Verdana" w:hAnsi="Verdana" w:cs="Verdana"/>
      <w:kern w:val="0"/>
      <w:sz w:val="18"/>
      <w:szCs w:val="18"/>
      <w:lang w:val="fr-FR"/>
    </w:rPr>
  </w:style>
  <w:style w:type="paragraph" w:customStyle="1" w:styleId="TableParagraph">
    <w:name w:val="Table Paragraph"/>
    <w:basedOn w:val="Normal"/>
    <w:uiPriority w:val="1"/>
    <w:qFormat/>
    <w:rsid w:val="0063128F"/>
    <w:pPr>
      <w:autoSpaceDE w:val="0"/>
      <w:autoSpaceDN w:val="0"/>
      <w:adjustRightInd w:val="0"/>
      <w:spacing w:after="0" w:line="240" w:lineRule="auto"/>
      <w:jc w:val="left"/>
    </w:pPr>
    <w:rPr>
      <w:rFonts w:ascii="Times New Roman" w:hAnsi="Times New Roman" w:cs="Times New Roman"/>
      <w:kern w:val="0"/>
      <w:sz w:val="24"/>
      <w:szCs w:val="24"/>
      <w:lang w:val="fr-FR"/>
    </w:rPr>
  </w:style>
  <w:style w:type="character" w:styleId="Lienhypertextesuivivisit">
    <w:name w:val="FollowedHyperlink"/>
    <w:basedOn w:val="Policepardfaut"/>
    <w:uiPriority w:val="99"/>
    <w:semiHidden/>
    <w:unhideWhenUsed/>
    <w:rsid w:val="009D6D0B"/>
    <w:rPr>
      <w:color w:val="954F72" w:themeColor="followedHyperlink"/>
      <w:u w:val="single"/>
    </w:rPr>
  </w:style>
  <w:style w:type="paragraph" w:styleId="En-tte">
    <w:name w:val="header"/>
    <w:basedOn w:val="Normal"/>
    <w:link w:val="En-tteCar"/>
    <w:uiPriority w:val="99"/>
    <w:unhideWhenUsed/>
    <w:rsid w:val="00395E47"/>
    <w:pPr>
      <w:tabs>
        <w:tab w:val="center" w:pos="4536"/>
        <w:tab w:val="right" w:pos="9072"/>
      </w:tabs>
      <w:spacing w:after="0" w:line="240" w:lineRule="auto"/>
    </w:pPr>
  </w:style>
  <w:style w:type="character" w:customStyle="1" w:styleId="En-tteCar">
    <w:name w:val="En-tête Car"/>
    <w:basedOn w:val="Policepardfaut"/>
    <w:link w:val="En-tte"/>
    <w:uiPriority w:val="99"/>
    <w:rsid w:val="00395E47"/>
  </w:style>
  <w:style w:type="paragraph" w:styleId="Pieddepage">
    <w:name w:val="footer"/>
    <w:basedOn w:val="Normal"/>
    <w:link w:val="PieddepageCar"/>
    <w:uiPriority w:val="99"/>
    <w:unhideWhenUsed/>
    <w:rsid w:val="00395E4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95E47"/>
  </w:style>
  <w:style w:type="paragraph" w:customStyle="1" w:styleId="Software">
    <w:name w:val="Software"/>
    <w:basedOn w:val="Normal"/>
    <w:link w:val="SoftwareCar"/>
    <w:qFormat/>
    <w:rsid w:val="00986C1C"/>
    <w:pPr>
      <w:shd w:val="clear" w:color="auto" w:fill="E7E6E6" w:themeFill="background2"/>
    </w:pPr>
    <w:rPr>
      <w:lang w:val="en-US"/>
    </w:rPr>
  </w:style>
  <w:style w:type="paragraph" w:customStyle="1" w:styleId="Standard">
    <w:name w:val="Standard"/>
    <w:rsid w:val="00986C1C"/>
    <w:pPr>
      <w:suppressAutoHyphens/>
      <w:autoSpaceDN w:val="0"/>
      <w:jc w:val="both"/>
      <w:textAlignment w:val="baseline"/>
    </w:pPr>
    <w:rPr>
      <w:rFonts w:ascii="Calibri" w:eastAsia="Calibri" w:hAnsi="Calibri" w:cs="Noto Sans Arabic"/>
      <w:kern w:val="3"/>
      <w14:ligatures w14:val="none"/>
    </w:rPr>
  </w:style>
  <w:style w:type="character" w:customStyle="1" w:styleId="SoftwareCar">
    <w:name w:val="Software Car"/>
    <w:basedOn w:val="Policepardfaut"/>
    <w:link w:val="Software"/>
    <w:rsid w:val="00986C1C"/>
    <w:rPr>
      <w:shd w:val="clear" w:color="auto" w:fill="E7E6E6" w:themeFill="background2"/>
      <w:lang w:val="en-US"/>
    </w:rPr>
  </w:style>
  <w:style w:type="paragraph" w:customStyle="1" w:styleId="Textbody">
    <w:name w:val="Text body"/>
    <w:basedOn w:val="Standard"/>
    <w:rsid w:val="00986C1C"/>
    <w:pPr>
      <w:spacing w:after="14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74207">
      <w:bodyDiv w:val="1"/>
      <w:marLeft w:val="0"/>
      <w:marRight w:val="0"/>
      <w:marTop w:val="0"/>
      <w:marBottom w:val="0"/>
      <w:divBdr>
        <w:top w:val="none" w:sz="0" w:space="0" w:color="auto"/>
        <w:left w:val="none" w:sz="0" w:space="0" w:color="auto"/>
        <w:bottom w:val="none" w:sz="0" w:space="0" w:color="auto"/>
        <w:right w:val="none" w:sz="0" w:space="0" w:color="auto"/>
      </w:divBdr>
    </w:div>
    <w:div w:id="51655750">
      <w:bodyDiv w:val="1"/>
      <w:marLeft w:val="0"/>
      <w:marRight w:val="0"/>
      <w:marTop w:val="0"/>
      <w:marBottom w:val="0"/>
      <w:divBdr>
        <w:top w:val="none" w:sz="0" w:space="0" w:color="auto"/>
        <w:left w:val="none" w:sz="0" w:space="0" w:color="auto"/>
        <w:bottom w:val="none" w:sz="0" w:space="0" w:color="auto"/>
        <w:right w:val="none" w:sz="0" w:space="0" w:color="auto"/>
      </w:divBdr>
    </w:div>
    <w:div w:id="128322279">
      <w:bodyDiv w:val="1"/>
      <w:marLeft w:val="0"/>
      <w:marRight w:val="0"/>
      <w:marTop w:val="0"/>
      <w:marBottom w:val="0"/>
      <w:divBdr>
        <w:top w:val="none" w:sz="0" w:space="0" w:color="auto"/>
        <w:left w:val="none" w:sz="0" w:space="0" w:color="auto"/>
        <w:bottom w:val="none" w:sz="0" w:space="0" w:color="auto"/>
        <w:right w:val="none" w:sz="0" w:space="0" w:color="auto"/>
      </w:divBdr>
    </w:div>
    <w:div w:id="149754244">
      <w:bodyDiv w:val="1"/>
      <w:marLeft w:val="0"/>
      <w:marRight w:val="0"/>
      <w:marTop w:val="0"/>
      <w:marBottom w:val="0"/>
      <w:divBdr>
        <w:top w:val="none" w:sz="0" w:space="0" w:color="auto"/>
        <w:left w:val="none" w:sz="0" w:space="0" w:color="auto"/>
        <w:bottom w:val="none" w:sz="0" w:space="0" w:color="auto"/>
        <w:right w:val="none" w:sz="0" w:space="0" w:color="auto"/>
      </w:divBdr>
    </w:div>
    <w:div w:id="169416471">
      <w:bodyDiv w:val="1"/>
      <w:marLeft w:val="0"/>
      <w:marRight w:val="0"/>
      <w:marTop w:val="0"/>
      <w:marBottom w:val="0"/>
      <w:divBdr>
        <w:top w:val="none" w:sz="0" w:space="0" w:color="auto"/>
        <w:left w:val="none" w:sz="0" w:space="0" w:color="auto"/>
        <w:bottom w:val="none" w:sz="0" w:space="0" w:color="auto"/>
        <w:right w:val="none" w:sz="0" w:space="0" w:color="auto"/>
      </w:divBdr>
    </w:div>
    <w:div w:id="217520727">
      <w:bodyDiv w:val="1"/>
      <w:marLeft w:val="0"/>
      <w:marRight w:val="0"/>
      <w:marTop w:val="0"/>
      <w:marBottom w:val="0"/>
      <w:divBdr>
        <w:top w:val="none" w:sz="0" w:space="0" w:color="auto"/>
        <w:left w:val="none" w:sz="0" w:space="0" w:color="auto"/>
        <w:bottom w:val="none" w:sz="0" w:space="0" w:color="auto"/>
        <w:right w:val="none" w:sz="0" w:space="0" w:color="auto"/>
      </w:divBdr>
    </w:div>
    <w:div w:id="241985300">
      <w:bodyDiv w:val="1"/>
      <w:marLeft w:val="0"/>
      <w:marRight w:val="0"/>
      <w:marTop w:val="0"/>
      <w:marBottom w:val="0"/>
      <w:divBdr>
        <w:top w:val="none" w:sz="0" w:space="0" w:color="auto"/>
        <w:left w:val="none" w:sz="0" w:space="0" w:color="auto"/>
        <w:bottom w:val="none" w:sz="0" w:space="0" w:color="auto"/>
        <w:right w:val="none" w:sz="0" w:space="0" w:color="auto"/>
      </w:divBdr>
    </w:div>
    <w:div w:id="243536839">
      <w:bodyDiv w:val="1"/>
      <w:marLeft w:val="0"/>
      <w:marRight w:val="0"/>
      <w:marTop w:val="0"/>
      <w:marBottom w:val="0"/>
      <w:divBdr>
        <w:top w:val="none" w:sz="0" w:space="0" w:color="auto"/>
        <w:left w:val="none" w:sz="0" w:space="0" w:color="auto"/>
        <w:bottom w:val="none" w:sz="0" w:space="0" w:color="auto"/>
        <w:right w:val="none" w:sz="0" w:space="0" w:color="auto"/>
      </w:divBdr>
    </w:div>
    <w:div w:id="277567355">
      <w:bodyDiv w:val="1"/>
      <w:marLeft w:val="0"/>
      <w:marRight w:val="0"/>
      <w:marTop w:val="0"/>
      <w:marBottom w:val="0"/>
      <w:divBdr>
        <w:top w:val="none" w:sz="0" w:space="0" w:color="auto"/>
        <w:left w:val="none" w:sz="0" w:space="0" w:color="auto"/>
        <w:bottom w:val="none" w:sz="0" w:space="0" w:color="auto"/>
        <w:right w:val="none" w:sz="0" w:space="0" w:color="auto"/>
      </w:divBdr>
    </w:div>
    <w:div w:id="431703548">
      <w:bodyDiv w:val="1"/>
      <w:marLeft w:val="0"/>
      <w:marRight w:val="0"/>
      <w:marTop w:val="0"/>
      <w:marBottom w:val="0"/>
      <w:divBdr>
        <w:top w:val="none" w:sz="0" w:space="0" w:color="auto"/>
        <w:left w:val="none" w:sz="0" w:space="0" w:color="auto"/>
        <w:bottom w:val="none" w:sz="0" w:space="0" w:color="auto"/>
        <w:right w:val="none" w:sz="0" w:space="0" w:color="auto"/>
      </w:divBdr>
    </w:div>
    <w:div w:id="457601054">
      <w:bodyDiv w:val="1"/>
      <w:marLeft w:val="0"/>
      <w:marRight w:val="0"/>
      <w:marTop w:val="0"/>
      <w:marBottom w:val="0"/>
      <w:divBdr>
        <w:top w:val="none" w:sz="0" w:space="0" w:color="auto"/>
        <w:left w:val="none" w:sz="0" w:space="0" w:color="auto"/>
        <w:bottom w:val="none" w:sz="0" w:space="0" w:color="auto"/>
        <w:right w:val="none" w:sz="0" w:space="0" w:color="auto"/>
      </w:divBdr>
    </w:div>
    <w:div w:id="474881776">
      <w:bodyDiv w:val="1"/>
      <w:marLeft w:val="0"/>
      <w:marRight w:val="0"/>
      <w:marTop w:val="0"/>
      <w:marBottom w:val="0"/>
      <w:divBdr>
        <w:top w:val="none" w:sz="0" w:space="0" w:color="auto"/>
        <w:left w:val="none" w:sz="0" w:space="0" w:color="auto"/>
        <w:bottom w:val="none" w:sz="0" w:space="0" w:color="auto"/>
        <w:right w:val="none" w:sz="0" w:space="0" w:color="auto"/>
      </w:divBdr>
    </w:div>
    <w:div w:id="510753787">
      <w:bodyDiv w:val="1"/>
      <w:marLeft w:val="0"/>
      <w:marRight w:val="0"/>
      <w:marTop w:val="0"/>
      <w:marBottom w:val="0"/>
      <w:divBdr>
        <w:top w:val="none" w:sz="0" w:space="0" w:color="auto"/>
        <w:left w:val="none" w:sz="0" w:space="0" w:color="auto"/>
        <w:bottom w:val="none" w:sz="0" w:space="0" w:color="auto"/>
        <w:right w:val="none" w:sz="0" w:space="0" w:color="auto"/>
      </w:divBdr>
    </w:div>
    <w:div w:id="565267459">
      <w:bodyDiv w:val="1"/>
      <w:marLeft w:val="0"/>
      <w:marRight w:val="0"/>
      <w:marTop w:val="0"/>
      <w:marBottom w:val="0"/>
      <w:divBdr>
        <w:top w:val="none" w:sz="0" w:space="0" w:color="auto"/>
        <w:left w:val="none" w:sz="0" w:space="0" w:color="auto"/>
        <w:bottom w:val="none" w:sz="0" w:space="0" w:color="auto"/>
        <w:right w:val="none" w:sz="0" w:space="0" w:color="auto"/>
      </w:divBdr>
    </w:div>
    <w:div w:id="577131098">
      <w:bodyDiv w:val="1"/>
      <w:marLeft w:val="0"/>
      <w:marRight w:val="0"/>
      <w:marTop w:val="0"/>
      <w:marBottom w:val="0"/>
      <w:divBdr>
        <w:top w:val="none" w:sz="0" w:space="0" w:color="auto"/>
        <w:left w:val="none" w:sz="0" w:space="0" w:color="auto"/>
        <w:bottom w:val="none" w:sz="0" w:space="0" w:color="auto"/>
        <w:right w:val="none" w:sz="0" w:space="0" w:color="auto"/>
      </w:divBdr>
    </w:div>
    <w:div w:id="639193106">
      <w:bodyDiv w:val="1"/>
      <w:marLeft w:val="0"/>
      <w:marRight w:val="0"/>
      <w:marTop w:val="0"/>
      <w:marBottom w:val="0"/>
      <w:divBdr>
        <w:top w:val="none" w:sz="0" w:space="0" w:color="auto"/>
        <w:left w:val="none" w:sz="0" w:space="0" w:color="auto"/>
        <w:bottom w:val="none" w:sz="0" w:space="0" w:color="auto"/>
        <w:right w:val="none" w:sz="0" w:space="0" w:color="auto"/>
      </w:divBdr>
    </w:div>
    <w:div w:id="723679101">
      <w:bodyDiv w:val="1"/>
      <w:marLeft w:val="0"/>
      <w:marRight w:val="0"/>
      <w:marTop w:val="0"/>
      <w:marBottom w:val="0"/>
      <w:divBdr>
        <w:top w:val="none" w:sz="0" w:space="0" w:color="auto"/>
        <w:left w:val="none" w:sz="0" w:space="0" w:color="auto"/>
        <w:bottom w:val="none" w:sz="0" w:space="0" w:color="auto"/>
        <w:right w:val="none" w:sz="0" w:space="0" w:color="auto"/>
      </w:divBdr>
    </w:div>
    <w:div w:id="855538777">
      <w:bodyDiv w:val="1"/>
      <w:marLeft w:val="0"/>
      <w:marRight w:val="0"/>
      <w:marTop w:val="0"/>
      <w:marBottom w:val="0"/>
      <w:divBdr>
        <w:top w:val="none" w:sz="0" w:space="0" w:color="auto"/>
        <w:left w:val="none" w:sz="0" w:space="0" w:color="auto"/>
        <w:bottom w:val="none" w:sz="0" w:space="0" w:color="auto"/>
        <w:right w:val="none" w:sz="0" w:space="0" w:color="auto"/>
      </w:divBdr>
    </w:div>
    <w:div w:id="856699052">
      <w:bodyDiv w:val="1"/>
      <w:marLeft w:val="0"/>
      <w:marRight w:val="0"/>
      <w:marTop w:val="0"/>
      <w:marBottom w:val="0"/>
      <w:divBdr>
        <w:top w:val="none" w:sz="0" w:space="0" w:color="auto"/>
        <w:left w:val="none" w:sz="0" w:space="0" w:color="auto"/>
        <w:bottom w:val="none" w:sz="0" w:space="0" w:color="auto"/>
        <w:right w:val="none" w:sz="0" w:space="0" w:color="auto"/>
      </w:divBdr>
    </w:div>
    <w:div w:id="906498441">
      <w:bodyDiv w:val="1"/>
      <w:marLeft w:val="0"/>
      <w:marRight w:val="0"/>
      <w:marTop w:val="0"/>
      <w:marBottom w:val="0"/>
      <w:divBdr>
        <w:top w:val="none" w:sz="0" w:space="0" w:color="auto"/>
        <w:left w:val="none" w:sz="0" w:space="0" w:color="auto"/>
        <w:bottom w:val="none" w:sz="0" w:space="0" w:color="auto"/>
        <w:right w:val="none" w:sz="0" w:space="0" w:color="auto"/>
      </w:divBdr>
    </w:div>
    <w:div w:id="981078692">
      <w:bodyDiv w:val="1"/>
      <w:marLeft w:val="0"/>
      <w:marRight w:val="0"/>
      <w:marTop w:val="0"/>
      <w:marBottom w:val="0"/>
      <w:divBdr>
        <w:top w:val="none" w:sz="0" w:space="0" w:color="auto"/>
        <w:left w:val="none" w:sz="0" w:space="0" w:color="auto"/>
        <w:bottom w:val="none" w:sz="0" w:space="0" w:color="auto"/>
        <w:right w:val="none" w:sz="0" w:space="0" w:color="auto"/>
      </w:divBdr>
    </w:div>
    <w:div w:id="985087902">
      <w:bodyDiv w:val="1"/>
      <w:marLeft w:val="0"/>
      <w:marRight w:val="0"/>
      <w:marTop w:val="0"/>
      <w:marBottom w:val="0"/>
      <w:divBdr>
        <w:top w:val="none" w:sz="0" w:space="0" w:color="auto"/>
        <w:left w:val="none" w:sz="0" w:space="0" w:color="auto"/>
        <w:bottom w:val="none" w:sz="0" w:space="0" w:color="auto"/>
        <w:right w:val="none" w:sz="0" w:space="0" w:color="auto"/>
      </w:divBdr>
    </w:div>
    <w:div w:id="1066957745">
      <w:bodyDiv w:val="1"/>
      <w:marLeft w:val="0"/>
      <w:marRight w:val="0"/>
      <w:marTop w:val="0"/>
      <w:marBottom w:val="0"/>
      <w:divBdr>
        <w:top w:val="none" w:sz="0" w:space="0" w:color="auto"/>
        <w:left w:val="none" w:sz="0" w:space="0" w:color="auto"/>
        <w:bottom w:val="none" w:sz="0" w:space="0" w:color="auto"/>
        <w:right w:val="none" w:sz="0" w:space="0" w:color="auto"/>
      </w:divBdr>
    </w:div>
    <w:div w:id="1070931600">
      <w:bodyDiv w:val="1"/>
      <w:marLeft w:val="0"/>
      <w:marRight w:val="0"/>
      <w:marTop w:val="0"/>
      <w:marBottom w:val="0"/>
      <w:divBdr>
        <w:top w:val="none" w:sz="0" w:space="0" w:color="auto"/>
        <w:left w:val="none" w:sz="0" w:space="0" w:color="auto"/>
        <w:bottom w:val="none" w:sz="0" w:space="0" w:color="auto"/>
        <w:right w:val="none" w:sz="0" w:space="0" w:color="auto"/>
      </w:divBdr>
    </w:div>
    <w:div w:id="1143933845">
      <w:bodyDiv w:val="1"/>
      <w:marLeft w:val="0"/>
      <w:marRight w:val="0"/>
      <w:marTop w:val="0"/>
      <w:marBottom w:val="0"/>
      <w:divBdr>
        <w:top w:val="none" w:sz="0" w:space="0" w:color="auto"/>
        <w:left w:val="none" w:sz="0" w:space="0" w:color="auto"/>
        <w:bottom w:val="none" w:sz="0" w:space="0" w:color="auto"/>
        <w:right w:val="none" w:sz="0" w:space="0" w:color="auto"/>
      </w:divBdr>
    </w:div>
    <w:div w:id="1147938558">
      <w:bodyDiv w:val="1"/>
      <w:marLeft w:val="0"/>
      <w:marRight w:val="0"/>
      <w:marTop w:val="0"/>
      <w:marBottom w:val="0"/>
      <w:divBdr>
        <w:top w:val="none" w:sz="0" w:space="0" w:color="auto"/>
        <w:left w:val="none" w:sz="0" w:space="0" w:color="auto"/>
        <w:bottom w:val="none" w:sz="0" w:space="0" w:color="auto"/>
        <w:right w:val="none" w:sz="0" w:space="0" w:color="auto"/>
      </w:divBdr>
    </w:div>
    <w:div w:id="1174880387">
      <w:bodyDiv w:val="1"/>
      <w:marLeft w:val="0"/>
      <w:marRight w:val="0"/>
      <w:marTop w:val="0"/>
      <w:marBottom w:val="0"/>
      <w:divBdr>
        <w:top w:val="none" w:sz="0" w:space="0" w:color="auto"/>
        <w:left w:val="none" w:sz="0" w:space="0" w:color="auto"/>
        <w:bottom w:val="none" w:sz="0" w:space="0" w:color="auto"/>
        <w:right w:val="none" w:sz="0" w:space="0" w:color="auto"/>
      </w:divBdr>
    </w:div>
    <w:div w:id="1201014805">
      <w:bodyDiv w:val="1"/>
      <w:marLeft w:val="0"/>
      <w:marRight w:val="0"/>
      <w:marTop w:val="0"/>
      <w:marBottom w:val="0"/>
      <w:divBdr>
        <w:top w:val="none" w:sz="0" w:space="0" w:color="auto"/>
        <w:left w:val="none" w:sz="0" w:space="0" w:color="auto"/>
        <w:bottom w:val="none" w:sz="0" w:space="0" w:color="auto"/>
        <w:right w:val="none" w:sz="0" w:space="0" w:color="auto"/>
      </w:divBdr>
    </w:div>
    <w:div w:id="1242182641">
      <w:bodyDiv w:val="1"/>
      <w:marLeft w:val="0"/>
      <w:marRight w:val="0"/>
      <w:marTop w:val="0"/>
      <w:marBottom w:val="0"/>
      <w:divBdr>
        <w:top w:val="none" w:sz="0" w:space="0" w:color="auto"/>
        <w:left w:val="none" w:sz="0" w:space="0" w:color="auto"/>
        <w:bottom w:val="none" w:sz="0" w:space="0" w:color="auto"/>
        <w:right w:val="none" w:sz="0" w:space="0" w:color="auto"/>
      </w:divBdr>
    </w:div>
    <w:div w:id="1259827143">
      <w:bodyDiv w:val="1"/>
      <w:marLeft w:val="0"/>
      <w:marRight w:val="0"/>
      <w:marTop w:val="0"/>
      <w:marBottom w:val="0"/>
      <w:divBdr>
        <w:top w:val="none" w:sz="0" w:space="0" w:color="auto"/>
        <w:left w:val="none" w:sz="0" w:space="0" w:color="auto"/>
        <w:bottom w:val="none" w:sz="0" w:space="0" w:color="auto"/>
        <w:right w:val="none" w:sz="0" w:space="0" w:color="auto"/>
      </w:divBdr>
    </w:div>
    <w:div w:id="1261722025">
      <w:bodyDiv w:val="1"/>
      <w:marLeft w:val="0"/>
      <w:marRight w:val="0"/>
      <w:marTop w:val="0"/>
      <w:marBottom w:val="0"/>
      <w:divBdr>
        <w:top w:val="none" w:sz="0" w:space="0" w:color="auto"/>
        <w:left w:val="none" w:sz="0" w:space="0" w:color="auto"/>
        <w:bottom w:val="none" w:sz="0" w:space="0" w:color="auto"/>
        <w:right w:val="none" w:sz="0" w:space="0" w:color="auto"/>
      </w:divBdr>
    </w:div>
    <w:div w:id="1279531607">
      <w:bodyDiv w:val="1"/>
      <w:marLeft w:val="0"/>
      <w:marRight w:val="0"/>
      <w:marTop w:val="0"/>
      <w:marBottom w:val="0"/>
      <w:divBdr>
        <w:top w:val="none" w:sz="0" w:space="0" w:color="auto"/>
        <w:left w:val="none" w:sz="0" w:space="0" w:color="auto"/>
        <w:bottom w:val="none" w:sz="0" w:space="0" w:color="auto"/>
        <w:right w:val="none" w:sz="0" w:space="0" w:color="auto"/>
      </w:divBdr>
    </w:div>
    <w:div w:id="1291863761">
      <w:bodyDiv w:val="1"/>
      <w:marLeft w:val="0"/>
      <w:marRight w:val="0"/>
      <w:marTop w:val="0"/>
      <w:marBottom w:val="0"/>
      <w:divBdr>
        <w:top w:val="none" w:sz="0" w:space="0" w:color="auto"/>
        <w:left w:val="none" w:sz="0" w:space="0" w:color="auto"/>
        <w:bottom w:val="none" w:sz="0" w:space="0" w:color="auto"/>
        <w:right w:val="none" w:sz="0" w:space="0" w:color="auto"/>
      </w:divBdr>
    </w:div>
    <w:div w:id="1324431610">
      <w:bodyDiv w:val="1"/>
      <w:marLeft w:val="0"/>
      <w:marRight w:val="0"/>
      <w:marTop w:val="0"/>
      <w:marBottom w:val="0"/>
      <w:divBdr>
        <w:top w:val="none" w:sz="0" w:space="0" w:color="auto"/>
        <w:left w:val="none" w:sz="0" w:space="0" w:color="auto"/>
        <w:bottom w:val="none" w:sz="0" w:space="0" w:color="auto"/>
        <w:right w:val="none" w:sz="0" w:space="0" w:color="auto"/>
      </w:divBdr>
    </w:div>
    <w:div w:id="1375618269">
      <w:bodyDiv w:val="1"/>
      <w:marLeft w:val="0"/>
      <w:marRight w:val="0"/>
      <w:marTop w:val="0"/>
      <w:marBottom w:val="0"/>
      <w:divBdr>
        <w:top w:val="none" w:sz="0" w:space="0" w:color="auto"/>
        <w:left w:val="none" w:sz="0" w:space="0" w:color="auto"/>
        <w:bottom w:val="none" w:sz="0" w:space="0" w:color="auto"/>
        <w:right w:val="none" w:sz="0" w:space="0" w:color="auto"/>
      </w:divBdr>
    </w:div>
    <w:div w:id="1536507506">
      <w:bodyDiv w:val="1"/>
      <w:marLeft w:val="0"/>
      <w:marRight w:val="0"/>
      <w:marTop w:val="0"/>
      <w:marBottom w:val="0"/>
      <w:divBdr>
        <w:top w:val="none" w:sz="0" w:space="0" w:color="auto"/>
        <w:left w:val="none" w:sz="0" w:space="0" w:color="auto"/>
        <w:bottom w:val="none" w:sz="0" w:space="0" w:color="auto"/>
        <w:right w:val="none" w:sz="0" w:space="0" w:color="auto"/>
      </w:divBdr>
    </w:div>
    <w:div w:id="1561868408">
      <w:bodyDiv w:val="1"/>
      <w:marLeft w:val="0"/>
      <w:marRight w:val="0"/>
      <w:marTop w:val="0"/>
      <w:marBottom w:val="0"/>
      <w:divBdr>
        <w:top w:val="none" w:sz="0" w:space="0" w:color="auto"/>
        <w:left w:val="none" w:sz="0" w:space="0" w:color="auto"/>
        <w:bottom w:val="none" w:sz="0" w:space="0" w:color="auto"/>
        <w:right w:val="none" w:sz="0" w:space="0" w:color="auto"/>
      </w:divBdr>
    </w:div>
    <w:div w:id="1596596357">
      <w:bodyDiv w:val="1"/>
      <w:marLeft w:val="0"/>
      <w:marRight w:val="0"/>
      <w:marTop w:val="0"/>
      <w:marBottom w:val="0"/>
      <w:divBdr>
        <w:top w:val="none" w:sz="0" w:space="0" w:color="auto"/>
        <w:left w:val="none" w:sz="0" w:space="0" w:color="auto"/>
        <w:bottom w:val="none" w:sz="0" w:space="0" w:color="auto"/>
        <w:right w:val="none" w:sz="0" w:space="0" w:color="auto"/>
      </w:divBdr>
    </w:div>
    <w:div w:id="1599021117">
      <w:bodyDiv w:val="1"/>
      <w:marLeft w:val="0"/>
      <w:marRight w:val="0"/>
      <w:marTop w:val="0"/>
      <w:marBottom w:val="0"/>
      <w:divBdr>
        <w:top w:val="none" w:sz="0" w:space="0" w:color="auto"/>
        <w:left w:val="none" w:sz="0" w:space="0" w:color="auto"/>
        <w:bottom w:val="none" w:sz="0" w:space="0" w:color="auto"/>
        <w:right w:val="none" w:sz="0" w:space="0" w:color="auto"/>
      </w:divBdr>
    </w:div>
    <w:div w:id="1650670625">
      <w:bodyDiv w:val="1"/>
      <w:marLeft w:val="0"/>
      <w:marRight w:val="0"/>
      <w:marTop w:val="0"/>
      <w:marBottom w:val="0"/>
      <w:divBdr>
        <w:top w:val="none" w:sz="0" w:space="0" w:color="auto"/>
        <w:left w:val="none" w:sz="0" w:space="0" w:color="auto"/>
        <w:bottom w:val="none" w:sz="0" w:space="0" w:color="auto"/>
        <w:right w:val="none" w:sz="0" w:space="0" w:color="auto"/>
      </w:divBdr>
    </w:div>
    <w:div w:id="1685355577">
      <w:bodyDiv w:val="1"/>
      <w:marLeft w:val="0"/>
      <w:marRight w:val="0"/>
      <w:marTop w:val="0"/>
      <w:marBottom w:val="0"/>
      <w:divBdr>
        <w:top w:val="none" w:sz="0" w:space="0" w:color="auto"/>
        <w:left w:val="none" w:sz="0" w:space="0" w:color="auto"/>
        <w:bottom w:val="none" w:sz="0" w:space="0" w:color="auto"/>
        <w:right w:val="none" w:sz="0" w:space="0" w:color="auto"/>
      </w:divBdr>
    </w:div>
    <w:div w:id="1707363300">
      <w:bodyDiv w:val="1"/>
      <w:marLeft w:val="0"/>
      <w:marRight w:val="0"/>
      <w:marTop w:val="0"/>
      <w:marBottom w:val="0"/>
      <w:divBdr>
        <w:top w:val="none" w:sz="0" w:space="0" w:color="auto"/>
        <w:left w:val="none" w:sz="0" w:space="0" w:color="auto"/>
        <w:bottom w:val="none" w:sz="0" w:space="0" w:color="auto"/>
        <w:right w:val="none" w:sz="0" w:space="0" w:color="auto"/>
      </w:divBdr>
    </w:div>
    <w:div w:id="1713531866">
      <w:bodyDiv w:val="1"/>
      <w:marLeft w:val="0"/>
      <w:marRight w:val="0"/>
      <w:marTop w:val="0"/>
      <w:marBottom w:val="0"/>
      <w:divBdr>
        <w:top w:val="none" w:sz="0" w:space="0" w:color="auto"/>
        <w:left w:val="none" w:sz="0" w:space="0" w:color="auto"/>
        <w:bottom w:val="none" w:sz="0" w:space="0" w:color="auto"/>
        <w:right w:val="none" w:sz="0" w:space="0" w:color="auto"/>
      </w:divBdr>
    </w:div>
    <w:div w:id="1737043589">
      <w:bodyDiv w:val="1"/>
      <w:marLeft w:val="0"/>
      <w:marRight w:val="0"/>
      <w:marTop w:val="0"/>
      <w:marBottom w:val="0"/>
      <w:divBdr>
        <w:top w:val="none" w:sz="0" w:space="0" w:color="auto"/>
        <w:left w:val="none" w:sz="0" w:space="0" w:color="auto"/>
        <w:bottom w:val="none" w:sz="0" w:space="0" w:color="auto"/>
        <w:right w:val="none" w:sz="0" w:space="0" w:color="auto"/>
      </w:divBdr>
    </w:div>
    <w:div w:id="1823111491">
      <w:bodyDiv w:val="1"/>
      <w:marLeft w:val="0"/>
      <w:marRight w:val="0"/>
      <w:marTop w:val="0"/>
      <w:marBottom w:val="0"/>
      <w:divBdr>
        <w:top w:val="none" w:sz="0" w:space="0" w:color="auto"/>
        <w:left w:val="none" w:sz="0" w:space="0" w:color="auto"/>
        <w:bottom w:val="none" w:sz="0" w:space="0" w:color="auto"/>
        <w:right w:val="none" w:sz="0" w:space="0" w:color="auto"/>
      </w:divBdr>
    </w:div>
    <w:div w:id="1883322672">
      <w:bodyDiv w:val="1"/>
      <w:marLeft w:val="0"/>
      <w:marRight w:val="0"/>
      <w:marTop w:val="0"/>
      <w:marBottom w:val="0"/>
      <w:divBdr>
        <w:top w:val="none" w:sz="0" w:space="0" w:color="auto"/>
        <w:left w:val="none" w:sz="0" w:space="0" w:color="auto"/>
        <w:bottom w:val="none" w:sz="0" w:space="0" w:color="auto"/>
        <w:right w:val="none" w:sz="0" w:space="0" w:color="auto"/>
      </w:divBdr>
    </w:div>
    <w:div w:id="1952977627">
      <w:bodyDiv w:val="1"/>
      <w:marLeft w:val="0"/>
      <w:marRight w:val="0"/>
      <w:marTop w:val="0"/>
      <w:marBottom w:val="0"/>
      <w:divBdr>
        <w:top w:val="none" w:sz="0" w:space="0" w:color="auto"/>
        <w:left w:val="none" w:sz="0" w:space="0" w:color="auto"/>
        <w:bottom w:val="none" w:sz="0" w:space="0" w:color="auto"/>
        <w:right w:val="none" w:sz="0" w:space="0" w:color="auto"/>
      </w:divBdr>
    </w:div>
    <w:div w:id="1994991288">
      <w:bodyDiv w:val="1"/>
      <w:marLeft w:val="0"/>
      <w:marRight w:val="0"/>
      <w:marTop w:val="0"/>
      <w:marBottom w:val="0"/>
      <w:divBdr>
        <w:top w:val="none" w:sz="0" w:space="0" w:color="auto"/>
        <w:left w:val="none" w:sz="0" w:space="0" w:color="auto"/>
        <w:bottom w:val="none" w:sz="0" w:space="0" w:color="auto"/>
        <w:right w:val="none" w:sz="0" w:space="0" w:color="auto"/>
      </w:divBdr>
    </w:div>
    <w:div w:id="2064869718">
      <w:bodyDiv w:val="1"/>
      <w:marLeft w:val="0"/>
      <w:marRight w:val="0"/>
      <w:marTop w:val="0"/>
      <w:marBottom w:val="0"/>
      <w:divBdr>
        <w:top w:val="none" w:sz="0" w:space="0" w:color="auto"/>
        <w:left w:val="none" w:sz="0" w:space="0" w:color="auto"/>
        <w:bottom w:val="none" w:sz="0" w:space="0" w:color="auto"/>
        <w:right w:val="none" w:sz="0" w:space="0" w:color="auto"/>
      </w:divBdr>
    </w:div>
    <w:div w:id="2081362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scar.wmo.int/surface" TargetMode="External"/><Relationship Id="rId18" Type="http://schemas.microsoft.com/office/2016/09/relationships/commentsIds" Target="commentsIds.xml"/><Relationship Id="rId26" Type="http://schemas.openxmlformats.org/officeDocument/2006/relationships/hyperlink" Target="https://library.wmo.int/index.php?id=12407&amp;amp;lvl=notice_display" TargetMode="External"/><Relationship Id="rId39" Type="http://schemas.openxmlformats.org/officeDocument/2006/relationships/footer" Target="footer2.xml"/><Relationship Id="rId21" Type="http://schemas.openxmlformats.org/officeDocument/2006/relationships/hyperlink" Target="https://github.com/ecmwf/eccodes?utm_source=chatgpt.com" TargetMode="External"/><Relationship Id="rId34" Type="http://schemas.openxmlformats.org/officeDocument/2006/relationships/hyperlink" Target="https://library.wmo.int/index.php?id=12407&amp;amp;lvl=notice_display"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hyperlink" Target="https://library.wmo.int/index.php?id=12407&amp;amp;lvl=notice_displa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github.com/sergioh-pessoal/daycli_toolkit" TargetMode="External"/><Relationship Id="rId32" Type="http://schemas.openxmlformats.org/officeDocument/2006/relationships/hyperlink" Target="https://library.wmo.int/index.php?id=12407&amp;amp;lvl=notice_display" TargetMode="External"/><Relationship Id="rId37" Type="http://schemas.openxmlformats.org/officeDocument/2006/relationships/header" Target="header2.xml"/><Relationship Id="rId40" Type="http://schemas.openxmlformats.org/officeDocument/2006/relationships/header" Target="header3.xml"/><Relationship Id="rId45"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github.com/NOAA-EMC/NCEPLIBS-bufr?utm_source=chatgpt.com" TargetMode="External"/><Relationship Id="rId28" Type="http://schemas.openxmlformats.org/officeDocument/2006/relationships/hyperlink" Target="https://library.wmo.int/index.php?id=12407&amp;amp;lvl=notice_display" TargetMode="External"/><Relationship Id="rId36"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https://library.wmo.int/viewer/68695/?offset=" TargetMode="External"/><Relationship Id="rId31" Type="http://schemas.openxmlformats.org/officeDocument/2006/relationships/hyperlink" Target="https://library.wmo.int/index.php?id=12407&amp;amp;lvl=notice_display"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ibrary.wmo.int/viewer/68695/?offset=" TargetMode="External"/><Relationship Id="rId14" Type="http://schemas.openxmlformats.org/officeDocument/2006/relationships/image" Target="media/image3.png"/><Relationship Id="rId22" Type="http://schemas.openxmlformats.org/officeDocument/2006/relationships/hyperlink" Target="https://confluence.ecmwf.int/display/ECC/ecCodes+Home" TargetMode="External"/><Relationship Id="rId27" Type="http://schemas.openxmlformats.org/officeDocument/2006/relationships/hyperlink" Target="https://library.wmo.int/index.php?id=12407&amp;amp;lvl=notice_display" TargetMode="External"/><Relationship Id="rId30" Type="http://schemas.openxmlformats.org/officeDocument/2006/relationships/hyperlink" Target="https://library.wmo.int/index.php?id=12407&amp;amp;lvl=notice_display" TargetMode="External"/><Relationship Id="rId35" Type="http://schemas.openxmlformats.org/officeDocument/2006/relationships/hyperlink" Target="https://library.wmo.int/index.php?id=12407&amp;amp;lvl=notice_display" TargetMode="External"/><Relationship Id="rId43" Type="http://schemas.microsoft.com/office/2011/relationships/people" Target="people.xml"/><Relationship Id="rId8" Type="http://schemas.openxmlformats.org/officeDocument/2006/relationships/hyperlink" Target="https://library.wmo.int/records/item/35625-manual-on-codes-volume-i-2-international-codes?offset=3" TargetMode="External"/><Relationship Id="rId3" Type="http://schemas.openxmlformats.org/officeDocument/2006/relationships/styles" Target="styles.xml"/><Relationship Id="rId12" Type="http://schemas.openxmlformats.org/officeDocument/2006/relationships/hyperlink" Target="https://oscar.wmo.int/surface/" TargetMode="External"/><Relationship Id="rId17" Type="http://schemas.microsoft.com/office/2011/relationships/commentsExtended" Target="commentsExtended.xml"/><Relationship Id="rId25" Type="http://schemas.openxmlformats.org/officeDocument/2006/relationships/hyperlink" Target="https://library.wmo.int/index.php?id=12407&amp;amp;lvl=notice_display" TargetMode="External"/><Relationship Id="rId33" Type="http://schemas.openxmlformats.org/officeDocument/2006/relationships/hyperlink" Target="https://library.wmo.int/index.php?id=12407&amp;amp;lvl=notice_display" TargetMode="External"/><Relationship Id="rId38" Type="http://schemas.openxmlformats.org/officeDocument/2006/relationships/footer" Target="footer1.xml"/><Relationship Id="rId20" Type="http://schemas.openxmlformats.org/officeDocument/2006/relationships/hyperlink" Target="https://github.com/ECCC-MSC/libecbufr" TargetMode="External"/><Relationship Id="rId4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3F662-35F0-4F81-97D9-0653E2A3B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47</Pages>
  <Words>15487</Words>
  <Characters>85183</Characters>
  <Application>Microsoft Office Word</Application>
  <DocSecurity>0</DocSecurity>
  <Lines>709</Lines>
  <Paragraphs>200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denis.stuber@meteo.fr;William Wright;SERCOM/SC-CLI</dc:creator>
  <cp:keywords/>
  <dc:description/>
  <cp:lastModifiedBy>STUBER Denis</cp:lastModifiedBy>
  <cp:revision>7</cp:revision>
  <cp:lastPrinted>2026-05-22T08:11:00Z</cp:lastPrinted>
  <dcterms:created xsi:type="dcterms:W3CDTF">2026-05-22T07:27:00Z</dcterms:created>
  <dcterms:modified xsi:type="dcterms:W3CDTF">2026-05-22T08:11:00Z</dcterms:modified>
</cp:coreProperties>
</file>